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81437A" w14:textId="77777777" w:rsidR="00A30793" w:rsidRDefault="00FE1B44">
      <w:pPr>
        <w:spacing w:before="0" w:after="0" w:line="240" w:lineRule="auto"/>
        <w:jc w:val="center"/>
        <w:rPr>
          <w:sz w:val="28"/>
          <w:szCs w:val="28"/>
        </w:rPr>
      </w:pPr>
      <w:r>
        <w:rPr>
          <w:sz w:val="28"/>
          <w:szCs w:val="28"/>
        </w:rPr>
        <w:t>UNIVERSIDADE ESTADUAL DE MONTES CLAROS</w:t>
      </w:r>
    </w:p>
    <w:p w14:paraId="230664C8" w14:textId="77777777" w:rsidR="00A30793" w:rsidRDefault="00FE1B44">
      <w:pPr>
        <w:spacing w:before="0" w:after="0" w:line="240" w:lineRule="auto"/>
        <w:jc w:val="center"/>
        <w:rPr>
          <w:sz w:val="28"/>
          <w:szCs w:val="28"/>
        </w:rPr>
      </w:pPr>
      <w:r>
        <w:rPr>
          <w:sz w:val="28"/>
          <w:szCs w:val="28"/>
        </w:rPr>
        <w:t>Centro de Ciências Exatas e Tecnológicas</w:t>
      </w:r>
    </w:p>
    <w:p w14:paraId="47550EBE" w14:textId="77777777" w:rsidR="00A30793" w:rsidRDefault="00FE1B44">
      <w:pPr>
        <w:spacing w:before="0" w:after="0" w:line="240" w:lineRule="auto"/>
        <w:jc w:val="center"/>
        <w:rPr>
          <w:sz w:val="28"/>
          <w:szCs w:val="28"/>
        </w:rPr>
      </w:pPr>
      <w:r>
        <w:rPr>
          <w:sz w:val="28"/>
          <w:szCs w:val="28"/>
        </w:rPr>
        <w:t>Curso de Bacharelado em Sistemas de Informação</w:t>
      </w:r>
    </w:p>
    <w:p w14:paraId="252370CF" w14:textId="77777777" w:rsidR="00A30793" w:rsidRDefault="00A30793">
      <w:pPr>
        <w:spacing w:before="0" w:after="0"/>
        <w:jc w:val="center"/>
      </w:pPr>
    </w:p>
    <w:p w14:paraId="5BAB6A3F" w14:textId="77777777" w:rsidR="00A30793" w:rsidRDefault="00A30793">
      <w:pPr>
        <w:spacing w:before="0" w:after="0"/>
        <w:jc w:val="center"/>
      </w:pPr>
    </w:p>
    <w:p w14:paraId="5A17E3CD" w14:textId="77777777" w:rsidR="00A30793" w:rsidRDefault="00FE1B44">
      <w:pPr>
        <w:spacing w:before="0" w:after="0"/>
        <w:jc w:val="center"/>
        <w:rPr>
          <w:sz w:val="28"/>
          <w:szCs w:val="28"/>
        </w:rPr>
      </w:pPr>
      <w:r>
        <w:rPr>
          <w:sz w:val="28"/>
          <w:szCs w:val="28"/>
        </w:rPr>
        <w:t>Felipe Pereira Quadros Maia</w:t>
      </w:r>
    </w:p>
    <w:p w14:paraId="618B2568" w14:textId="77777777" w:rsidR="00A30793" w:rsidRDefault="00A30793">
      <w:pPr>
        <w:spacing w:before="0" w:after="0"/>
        <w:jc w:val="center"/>
      </w:pPr>
    </w:p>
    <w:p w14:paraId="3227033D" w14:textId="77777777" w:rsidR="00A30793" w:rsidRDefault="00A30793">
      <w:pPr>
        <w:spacing w:before="0" w:after="0"/>
        <w:jc w:val="center"/>
      </w:pPr>
    </w:p>
    <w:p w14:paraId="1DB409B0" w14:textId="77777777" w:rsidR="00A30793" w:rsidRDefault="00A30793">
      <w:pPr>
        <w:spacing w:before="0" w:after="0"/>
        <w:jc w:val="center"/>
      </w:pPr>
    </w:p>
    <w:p w14:paraId="1EE46634" w14:textId="77777777" w:rsidR="00A30793" w:rsidRDefault="00A30793">
      <w:pPr>
        <w:spacing w:before="0" w:after="0"/>
        <w:jc w:val="center"/>
      </w:pPr>
    </w:p>
    <w:p w14:paraId="3B319462" w14:textId="77777777" w:rsidR="00A30793" w:rsidRDefault="00A30793">
      <w:pPr>
        <w:spacing w:before="0" w:after="0"/>
        <w:jc w:val="center"/>
      </w:pPr>
    </w:p>
    <w:p w14:paraId="781655FB" w14:textId="77777777" w:rsidR="00A30793" w:rsidRDefault="00FE1B44">
      <w:pPr>
        <w:spacing w:before="0" w:after="0"/>
        <w:jc w:val="center"/>
        <w:rPr>
          <w:sz w:val="32"/>
          <w:szCs w:val="32"/>
        </w:rPr>
      </w:pPr>
      <w:r>
        <w:rPr>
          <w:sz w:val="32"/>
          <w:szCs w:val="32"/>
        </w:rPr>
        <w:t>DESENVOLVIMENTO DE SISTEMA WEB PARA PLANTÃO DE VENDAS DE EMPRESAS DE LOTEAMENTO IMOBILIÁRIO</w:t>
      </w:r>
    </w:p>
    <w:p w14:paraId="0BED6AFC" w14:textId="77777777" w:rsidR="00A30793" w:rsidRDefault="00A30793">
      <w:pPr>
        <w:spacing w:before="0" w:after="0"/>
        <w:jc w:val="center"/>
        <w:rPr>
          <w:sz w:val="32"/>
          <w:szCs w:val="32"/>
        </w:rPr>
      </w:pPr>
    </w:p>
    <w:p w14:paraId="2E2DEF22" w14:textId="77777777" w:rsidR="00A30793" w:rsidRDefault="00A30793">
      <w:pPr>
        <w:spacing w:before="0" w:after="0"/>
        <w:jc w:val="center"/>
        <w:rPr>
          <w:b/>
          <w:bCs/>
          <w:sz w:val="32"/>
          <w:szCs w:val="32"/>
        </w:rPr>
      </w:pPr>
    </w:p>
    <w:p w14:paraId="333BBDEC" w14:textId="77777777" w:rsidR="00A30793" w:rsidRDefault="00A30793">
      <w:pPr>
        <w:spacing w:before="0" w:after="0"/>
        <w:jc w:val="center"/>
        <w:rPr>
          <w:sz w:val="32"/>
          <w:szCs w:val="32"/>
        </w:rPr>
      </w:pPr>
    </w:p>
    <w:p w14:paraId="15F1E705" w14:textId="77777777" w:rsidR="00A30793" w:rsidRDefault="00A30793">
      <w:pPr>
        <w:spacing w:before="0" w:after="0"/>
        <w:jc w:val="center"/>
        <w:rPr>
          <w:sz w:val="32"/>
          <w:szCs w:val="32"/>
        </w:rPr>
      </w:pPr>
    </w:p>
    <w:p w14:paraId="7C386DF3" w14:textId="77777777" w:rsidR="00A30793" w:rsidRDefault="00A30793">
      <w:pPr>
        <w:spacing w:before="0" w:after="0"/>
        <w:jc w:val="center"/>
        <w:rPr>
          <w:sz w:val="32"/>
          <w:szCs w:val="32"/>
        </w:rPr>
      </w:pPr>
    </w:p>
    <w:p w14:paraId="1BDEF9E4" w14:textId="77777777" w:rsidR="00A30793" w:rsidRDefault="00A30793">
      <w:pPr>
        <w:spacing w:before="0" w:after="0"/>
        <w:jc w:val="center"/>
        <w:rPr>
          <w:sz w:val="32"/>
          <w:szCs w:val="32"/>
        </w:rPr>
      </w:pPr>
    </w:p>
    <w:p w14:paraId="542567FC" w14:textId="77777777" w:rsidR="00A30793" w:rsidRDefault="00A30793">
      <w:pPr>
        <w:spacing w:before="0" w:after="0"/>
        <w:jc w:val="center"/>
        <w:rPr>
          <w:sz w:val="32"/>
          <w:szCs w:val="32"/>
        </w:rPr>
      </w:pPr>
    </w:p>
    <w:p w14:paraId="3A130551" w14:textId="77777777" w:rsidR="00A30793" w:rsidRDefault="00A30793">
      <w:pPr>
        <w:spacing w:before="0" w:after="0"/>
        <w:jc w:val="center"/>
        <w:rPr>
          <w:sz w:val="32"/>
          <w:szCs w:val="32"/>
        </w:rPr>
      </w:pPr>
    </w:p>
    <w:p w14:paraId="06BFB4F1" w14:textId="77777777" w:rsidR="00A30793" w:rsidRDefault="00A30793">
      <w:pPr>
        <w:spacing w:before="0" w:after="0"/>
        <w:jc w:val="center"/>
        <w:rPr>
          <w:sz w:val="32"/>
          <w:szCs w:val="32"/>
        </w:rPr>
      </w:pPr>
    </w:p>
    <w:p w14:paraId="038D4417" w14:textId="77777777" w:rsidR="00A30793" w:rsidRDefault="00A30793">
      <w:pPr>
        <w:spacing w:before="0" w:after="0"/>
        <w:jc w:val="center"/>
        <w:rPr>
          <w:sz w:val="32"/>
          <w:szCs w:val="32"/>
        </w:rPr>
      </w:pPr>
    </w:p>
    <w:p w14:paraId="5D79E538" w14:textId="77777777" w:rsidR="00A30793" w:rsidRDefault="00A30793">
      <w:pPr>
        <w:spacing w:before="0" w:after="0"/>
        <w:jc w:val="center"/>
        <w:rPr>
          <w:sz w:val="32"/>
          <w:szCs w:val="32"/>
        </w:rPr>
      </w:pPr>
    </w:p>
    <w:p w14:paraId="285B7E65" w14:textId="77777777" w:rsidR="00A30793" w:rsidRDefault="00A30793">
      <w:pPr>
        <w:spacing w:before="0" w:after="0"/>
        <w:jc w:val="center"/>
        <w:rPr>
          <w:sz w:val="32"/>
          <w:szCs w:val="32"/>
        </w:rPr>
      </w:pPr>
    </w:p>
    <w:p w14:paraId="590CB57E" w14:textId="77777777" w:rsidR="00A30793" w:rsidRDefault="00FE1B44">
      <w:pPr>
        <w:spacing w:before="0" w:after="0"/>
        <w:jc w:val="center"/>
        <w:rPr>
          <w:sz w:val="28"/>
          <w:szCs w:val="28"/>
        </w:rPr>
      </w:pPr>
      <w:r>
        <w:rPr>
          <w:sz w:val="28"/>
          <w:szCs w:val="28"/>
        </w:rPr>
        <w:t>Montes Claros – MG</w:t>
      </w:r>
    </w:p>
    <w:p w14:paraId="579B8394" w14:textId="77777777" w:rsidR="00A30793" w:rsidRDefault="00FE1B44">
      <w:pPr>
        <w:spacing w:before="0" w:after="0"/>
        <w:jc w:val="center"/>
        <w:rPr>
          <w:sz w:val="28"/>
          <w:szCs w:val="28"/>
        </w:rPr>
      </w:pPr>
      <w:del w:id="0" w:author="Karine Martins" w:date="2016-10-09T17:08:00Z">
        <w:r w:rsidDel="00FE1B44">
          <w:rPr>
            <w:sz w:val="28"/>
            <w:szCs w:val="28"/>
          </w:rPr>
          <w:delText xml:space="preserve">Junho </w:delText>
        </w:r>
      </w:del>
      <w:ins w:id="1" w:author="Karine Martins" w:date="2016-10-09T17:08:00Z">
        <w:r>
          <w:rPr>
            <w:sz w:val="28"/>
            <w:szCs w:val="28"/>
          </w:rPr>
          <w:t xml:space="preserve">Outubro </w:t>
        </w:r>
      </w:ins>
      <w:r>
        <w:rPr>
          <w:sz w:val="28"/>
          <w:szCs w:val="28"/>
        </w:rPr>
        <w:t>de 2016</w:t>
      </w:r>
      <w:r>
        <w:br w:type="page"/>
      </w:r>
    </w:p>
    <w:p w14:paraId="0413B8AF" w14:textId="77777777" w:rsidR="00A30793" w:rsidRDefault="00FE1B44">
      <w:pPr>
        <w:spacing w:before="0" w:after="0"/>
        <w:jc w:val="center"/>
        <w:rPr>
          <w:b/>
          <w:sz w:val="28"/>
          <w:szCs w:val="28"/>
        </w:rPr>
      </w:pPr>
      <w:r>
        <w:rPr>
          <w:b/>
          <w:sz w:val="28"/>
          <w:szCs w:val="28"/>
        </w:rPr>
        <w:lastRenderedPageBreak/>
        <w:t>Felipe Pereira Quadros Maia</w:t>
      </w:r>
    </w:p>
    <w:p w14:paraId="03A0C4FB" w14:textId="77777777" w:rsidR="00A30793" w:rsidRDefault="00A30793">
      <w:pPr>
        <w:spacing w:before="0" w:after="0"/>
        <w:jc w:val="center"/>
        <w:rPr>
          <w:sz w:val="28"/>
          <w:szCs w:val="28"/>
        </w:rPr>
      </w:pPr>
    </w:p>
    <w:p w14:paraId="49B17586" w14:textId="77777777" w:rsidR="00A30793" w:rsidRDefault="00A30793">
      <w:pPr>
        <w:spacing w:before="0" w:after="0"/>
        <w:jc w:val="center"/>
        <w:rPr>
          <w:sz w:val="28"/>
          <w:szCs w:val="28"/>
        </w:rPr>
      </w:pPr>
    </w:p>
    <w:p w14:paraId="37F67331" w14:textId="77777777" w:rsidR="00A30793" w:rsidRDefault="00A30793">
      <w:pPr>
        <w:spacing w:before="0" w:after="0"/>
        <w:jc w:val="center"/>
        <w:rPr>
          <w:sz w:val="28"/>
          <w:szCs w:val="28"/>
        </w:rPr>
      </w:pPr>
    </w:p>
    <w:p w14:paraId="04ADECA8" w14:textId="77777777" w:rsidR="00A30793" w:rsidRDefault="00A30793">
      <w:pPr>
        <w:spacing w:before="0" w:after="0"/>
        <w:jc w:val="center"/>
        <w:rPr>
          <w:sz w:val="28"/>
          <w:szCs w:val="28"/>
        </w:rPr>
      </w:pPr>
    </w:p>
    <w:p w14:paraId="1F5C91F2" w14:textId="77777777" w:rsidR="00A30793" w:rsidRDefault="00A30793">
      <w:pPr>
        <w:rPr>
          <w:sz w:val="28"/>
          <w:szCs w:val="28"/>
        </w:rPr>
      </w:pPr>
    </w:p>
    <w:p w14:paraId="3D57AB22" w14:textId="77777777" w:rsidR="00A30793" w:rsidRDefault="00A30793">
      <w:pPr>
        <w:spacing w:before="0" w:after="0"/>
        <w:jc w:val="center"/>
        <w:rPr>
          <w:sz w:val="28"/>
          <w:szCs w:val="28"/>
        </w:rPr>
      </w:pPr>
    </w:p>
    <w:p w14:paraId="674D165C" w14:textId="77777777" w:rsidR="00A30793" w:rsidRDefault="00FE1B44">
      <w:pPr>
        <w:spacing w:before="0" w:after="0"/>
        <w:jc w:val="center"/>
        <w:rPr>
          <w:b/>
          <w:sz w:val="28"/>
          <w:szCs w:val="28"/>
        </w:rPr>
      </w:pPr>
      <w:r>
        <w:rPr>
          <w:b/>
          <w:sz w:val="28"/>
          <w:szCs w:val="28"/>
        </w:rPr>
        <w:t>DESENVOLVIMENTO DE SISTEMA WEB PARA PLANTÃO DE VENDAS DE EMPRESAS DE LOTEAMENTO IMOBILIÁRIO</w:t>
      </w:r>
    </w:p>
    <w:p w14:paraId="135FAD8D" w14:textId="77777777" w:rsidR="00A30793" w:rsidRDefault="00A30793">
      <w:pPr>
        <w:spacing w:before="0" w:after="0"/>
        <w:jc w:val="center"/>
        <w:rPr>
          <w:sz w:val="32"/>
          <w:szCs w:val="32"/>
        </w:rPr>
      </w:pPr>
    </w:p>
    <w:p w14:paraId="5891C3CD" w14:textId="77777777" w:rsidR="00A30793" w:rsidRDefault="00A30793">
      <w:pPr>
        <w:spacing w:before="0" w:after="0"/>
        <w:jc w:val="center"/>
        <w:rPr>
          <w:sz w:val="32"/>
          <w:szCs w:val="32"/>
        </w:rPr>
      </w:pPr>
    </w:p>
    <w:p w14:paraId="6B11778C" w14:textId="77777777" w:rsidR="00A30793" w:rsidRDefault="00FE1B44">
      <w:pPr>
        <w:spacing w:before="0" w:after="0" w:line="240" w:lineRule="auto"/>
        <w:ind w:left="3969" w:right="567"/>
        <w:jc w:val="both"/>
        <w:rPr>
          <w:b/>
        </w:rPr>
      </w:pPr>
      <w:r>
        <w:rPr>
          <w:b/>
        </w:rPr>
        <w:t>Monografia apresentada ao Curso de Bacharelado em Sistemas de Informação, da Universidade Estadual de Montes Claros como exigência para obtenção do grau de Bacharel em Sistemas de Informação.</w:t>
      </w:r>
    </w:p>
    <w:p w14:paraId="18241B2A" w14:textId="77777777" w:rsidR="00A30793" w:rsidRDefault="00A30793">
      <w:pPr>
        <w:spacing w:before="0" w:after="0" w:line="240" w:lineRule="auto"/>
        <w:ind w:left="3969" w:right="567"/>
        <w:jc w:val="both"/>
        <w:rPr>
          <w:b/>
        </w:rPr>
      </w:pPr>
    </w:p>
    <w:p w14:paraId="3C32E3EA" w14:textId="77777777" w:rsidR="00A30793" w:rsidRDefault="00A30793">
      <w:pPr>
        <w:spacing w:before="0" w:after="0" w:line="240" w:lineRule="auto"/>
        <w:ind w:left="3969" w:right="567"/>
        <w:jc w:val="both"/>
        <w:rPr>
          <w:b/>
        </w:rPr>
      </w:pPr>
    </w:p>
    <w:p w14:paraId="075E50B1" w14:textId="77777777" w:rsidR="00A30793" w:rsidRDefault="00FE1B44">
      <w:pPr>
        <w:spacing w:before="0" w:after="0" w:line="240" w:lineRule="auto"/>
        <w:ind w:left="3969" w:right="567"/>
        <w:jc w:val="both"/>
        <w:rPr>
          <w:b/>
        </w:rPr>
      </w:pPr>
      <w:r>
        <w:t xml:space="preserve">Orientador: </w:t>
      </w:r>
      <w:r>
        <w:rPr>
          <w:b/>
        </w:rPr>
        <w:t>Prof.ª Sônia Beatriz de Oliveira e Silva Maia, MESTRE.</w:t>
      </w:r>
    </w:p>
    <w:p w14:paraId="484A511F" w14:textId="77777777" w:rsidR="00A30793" w:rsidRDefault="00A30793">
      <w:pPr>
        <w:spacing w:before="0" w:after="0"/>
        <w:jc w:val="center"/>
        <w:rPr>
          <w:sz w:val="32"/>
          <w:szCs w:val="32"/>
        </w:rPr>
      </w:pPr>
    </w:p>
    <w:p w14:paraId="6616DC4A" w14:textId="77777777" w:rsidR="00A30793" w:rsidRDefault="00A30793">
      <w:pPr>
        <w:spacing w:before="0" w:after="0"/>
        <w:jc w:val="center"/>
        <w:rPr>
          <w:sz w:val="32"/>
          <w:szCs w:val="32"/>
        </w:rPr>
      </w:pPr>
    </w:p>
    <w:p w14:paraId="160DEE68" w14:textId="77777777" w:rsidR="00A30793" w:rsidRDefault="00A30793">
      <w:pPr>
        <w:spacing w:before="0" w:after="0"/>
        <w:jc w:val="center"/>
        <w:rPr>
          <w:sz w:val="32"/>
          <w:szCs w:val="32"/>
        </w:rPr>
      </w:pPr>
    </w:p>
    <w:p w14:paraId="2F7FD85C" w14:textId="77777777" w:rsidR="00A30793" w:rsidRDefault="00A30793">
      <w:pPr>
        <w:spacing w:before="0" w:after="0"/>
        <w:jc w:val="center"/>
        <w:rPr>
          <w:sz w:val="32"/>
          <w:szCs w:val="32"/>
        </w:rPr>
      </w:pPr>
    </w:p>
    <w:p w14:paraId="569C0D53" w14:textId="77777777" w:rsidR="00A30793" w:rsidRDefault="00A30793">
      <w:pPr>
        <w:spacing w:before="0" w:after="0"/>
        <w:jc w:val="center"/>
        <w:rPr>
          <w:sz w:val="32"/>
          <w:szCs w:val="32"/>
        </w:rPr>
      </w:pPr>
    </w:p>
    <w:p w14:paraId="3BB80311" w14:textId="77777777" w:rsidR="00A30793" w:rsidRDefault="00A30793">
      <w:pPr>
        <w:spacing w:before="0" w:after="0"/>
        <w:jc w:val="center"/>
        <w:rPr>
          <w:sz w:val="32"/>
          <w:szCs w:val="32"/>
        </w:rPr>
      </w:pPr>
    </w:p>
    <w:p w14:paraId="1D5A7BD2" w14:textId="77777777" w:rsidR="00A30793" w:rsidRDefault="00A30793">
      <w:pPr>
        <w:spacing w:before="0" w:after="0"/>
        <w:jc w:val="center"/>
        <w:rPr>
          <w:sz w:val="32"/>
          <w:szCs w:val="32"/>
        </w:rPr>
      </w:pPr>
    </w:p>
    <w:p w14:paraId="334CD632" w14:textId="77777777" w:rsidR="00A30793" w:rsidRDefault="00A30793">
      <w:pPr>
        <w:spacing w:before="0" w:after="0"/>
        <w:jc w:val="center"/>
        <w:rPr>
          <w:sz w:val="32"/>
          <w:szCs w:val="32"/>
        </w:rPr>
      </w:pPr>
    </w:p>
    <w:p w14:paraId="25C20AC4" w14:textId="77777777" w:rsidR="00A30793" w:rsidRDefault="00FE1B44">
      <w:pPr>
        <w:spacing w:before="0" w:after="0"/>
        <w:jc w:val="center"/>
        <w:rPr>
          <w:b/>
          <w:sz w:val="28"/>
          <w:szCs w:val="28"/>
        </w:rPr>
      </w:pPr>
      <w:r>
        <w:rPr>
          <w:b/>
          <w:sz w:val="28"/>
          <w:szCs w:val="28"/>
        </w:rPr>
        <w:t>Montes Claros – MG</w:t>
      </w:r>
    </w:p>
    <w:p w14:paraId="2023C970" w14:textId="77777777" w:rsidR="00A30793" w:rsidRDefault="00FE1B44">
      <w:pPr>
        <w:spacing w:before="0" w:after="0"/>
        <w:jc w:val="center"/>
        <w:rPr>
          <w:b/>
          <w:sz w:val="28"/>
          <w:szCs w:val="28"/>
        </w:rPr>
      </w:pPr>
      <w:del w:id="2" w:author="Karine Martins" w:date="2016-10-09T17:09:00Z">
        <w:r w:rsidDel="00FE1B44">
          <w:rPr>
            <w:b/>
            <w:sz w:val="28"/>
            <w:szCs w:val="28"/>
          </w:rPr>
          <w:delText xml:space="preserve">Junho </w:delText>
        </w:r>
      </w:del>
      <w:ins w:id="3" w:author="Karine Martins" w:date="2016-10-09T17:09:00Z">
        <w:r>
          <w:rPr>
            <w:b/>
            <w:sz w:val="28"/>
            <w:szCs w:val="28"/>
          </w:rPr>
          <w:t xml:space="preserve">Outubro </w:t>
        </w:r>
      </w:ins>
      <w:r>
        <w:rPr>
          <w:b/>
          <w:sz w:val="28"/>
          <w:szCs w:val="28"/>
        </w:rPr>
        <w:t>de 2016</w:t>
      </w:r>
      <w:r>
        <w:br w:type="page"/>
      </w:r>
    </w:p>
    <w:p w14:paraId="17F38510" w14:textId="77777777" w:rsidR="00A30793" w:rsidRDefault="00FE1B44">
      <w:pPr>
        <w:spacing w:before="0" w:after="0"/>
        <w:jc w:val="center"/>
        <w:rPr>
          <w:b/>
          <w:sz w:val="28"/>
          <w:szCs w:val="28"/>
        </w:rPr>
      </w:pPr>
      <w:r>
        <w:rPr>
          <w:b/>
          <w:sz w:val="28"/>
          <w:szCs w:val="28"/>
        </w:rPr>
        <w:lastRenderedPageBreak/>
        <w:t>Felipe Pereira Quadros Maia</w:t>
      </w:r>
    </w:p>
    <w:p w14:paraId="74447334" w14:textId="77777777" w:rsidR="00A30793" w:rsidRDefault="00A30793">
      <w:pPr>
        <w:spacing w:before="0" w:after="0"/>
        <w:jc w:val="center"/>
        <w:rPr>
          <w:sz w:val="28"/>
          <w:szCs w:val="28"/>
        </w:rPr>
      </w:pPr>
    </w:p>
    <w:p w14:paraId="01047B2B" w14:textId="77777777" w:rsidR="00A30793" w:rsidRDefault="00A30793">
      <w:pPr>
        <w:spacing w:before="0" w:after="0"/>
        <w:jc w:val="center"/>
        <w:rPr>
          <w:sz w:val="28"/>
          <w:szCs w:val="28"/>
        </w:rPr>
      </w:pPr>
    </w:p>
    <w:p w14:paraId="23F5DC0B" w14:textId="77777777" w:rsidR="00A30793" w:rsidRDefault="00A30793">
      <w:pPr>
        <w:spacing w:before="0" w:after="0"/>
        <w:jc w:val="center"/>
        <w:rPr>
          <w:sz w:val="28"/>
          <w:szCs w:val="28"/>
        </w:rPr>
      </w:pPr>
    </w:p>
    <w:p w14:paraId="2A07470C" w14:textId="77777777" w:rsidR="00A30793" w:rsidRDefault="00A30793">
      <w:pPr>
        <w:spacing w:before="0" w:after="0"/>
        <w:jc w:val="center"/>
        <w:rPr>
          <w:sz w:val="28"/>
          <w:szCs w:val="28"/>
        </w:rPr>
      </w:pPr>
    </w:p>
    <w:p w14:paraId="743D6D69" w14:textId="77777777" w:rsidR="00A30793" w:rsidRDefault="00FE1B44">
      <w:pPr>
        <w:spacing w:before="0" w:after="0"/>
        <w:jc w:val="center"/>
        <w:rPr>
          <w:b/>
          <w:sz w:val="28"/>
          <w:szCs w:val="28"/>
        </w:rPr>
      </w:pPr>
      <w:r>
        <w:rPr>
          <w:b/>
          <w:sz w:val="28"/>
          <w:szCs w:val="28"/>
        </w:rPr>
        <w:t>DESENVOLVIMENTO DE SISTEMA WEB PARA PLANTÃO DE VENDAS DE EMPRESAS DE LOTEAMENTO IMOBILIÁRIO</w:t>
      </w:r>
    </w:p>
    <w:p w14:paraId="739B59BA" w14:textId="77777777" w:rsidR="00A30793" w:rsidRDefault="00A30793">
      <w:pPr>
        <w:spacing w:before="0" w:after="0"/>
        <w:jc w:val="center"/>
        <w:rPr>
          <w:sz w:val="32"/>
          <w:szCs w:val="32"/>
        </w:rPr>
      </w:pPr>
    </w:p>
    <w:p w14:paraId="29CE317A" w14:textId="77777777" w:rsidR="00A30793" w:rsidRDefault="00A30793">
      <w:pPr>
        <w:spacing w:before="0" w:after="0"/>
        <w:jc w:val="center"/>
        <w:rPr>
          <w:sz w:val="32"/>
          <w:szCs w:val="32"/>
        </w:rPr>
      </w:pPr>
    </w:p>
    <w:p w14:paraId="664CE75D" w14:textId="77777777" w:rsidR="00A30793" w:rsidRDefault="00FE1B44">
      <w:pPr>
        <w:spacing w:before="0" w:after="0" w:line="240" w:lineRule="auto"/>
        <w:ind w:left="3969" w:right="567"/>
        <w:jc w:val="both"/>
        <w:rPr>
          <w:b/>
        </w:rPr>
      </w:pPr>
      <w:r>
        <w:rPr>
          <w:b/>
        </w:rPr>
        <w:t>Monografia apresentada ao Curso de Bacharelado em Sistemas de Informação, da Universidade Estadual de Montes Claros como exigência para obtenção do grau de Bacharel em Sistemas de Informação.</w:t>
      </w:r>
    </w:p>
    <w:p w14:paraId="2F54D705" w14:textId="77777777" w:rsidR="00A30793" w:rsidRDefault="00A30793">
      <w:pPr>
        <w:spacing w:before="0" w:after="0" w:line="240" w:lineRule="auto"/>
        <w:ind w:left="3969" w:right="567"/>
        <w:jc w:val="both"/>
        <w:rPr>
          <w:b/>
        </w:rPr>
      </w:pPr>
    </w:p>
    <w:p w14:paraId="64C9946F" w14:textId="77777777" w:rsidR="00A30793" w:rsidRDefault="00A30793">
      <w:pPr>
        <w:spacing w:before="0" w:after="0" w:line="240" w:lineRule="auto"/>
        <w:ind w:left="3969" w:right="567"/>
        <w:jc w:val="both"/>
        <w:rPr>
          <w:b/>
        </w:rPr>
      </w:pPr>
    </w:p>
    <w:p w14:paraId="24505A51" w14:textId="77777777" w:rsidR="00A30793" w:rsidRDefault="00FE1B44">
      <w:pPr>
        <w:spacing w:before="0" w:after="0" w:line="240" w:lineRule="auto"/>
        <w:ind w:left="3969" w:right="567"/>
        <w:jc w:val="right"/>
        <w:rPr>
          <w:b/>
        </w:rPr>
      </w:pPr>
      <w:r>
        <w:rPr>
          <w:b/>
        </w:rPr>
        <w:t xml:space="preserve">Montes Claros, </w:t>
      </w:r>
      <w:del w:id="4" w:author="Karine Martins" w:date="2016-10-09T17:09:00Z">
        <w:r w:rsidDel="00FE1B44">
          <w:rPr>
            <w:b/>
          </w:rPr>
          <w:delText xml:space="preserve">29 </w:delText>
        </w:r>
      </w:del>
      <w:proofErr w:type="spellStart"/>
      <w:ins w:id="5" w:author="Karine Martins" w:date="2016-10-09T17:09:00Z">
        <w:r>
          <w:rPr>
            <w:b/>
          </w:rPr>
          <w:t>xx</w:t>
        </w:r>
        <w:proofErr w:type="spellEnd"/>
        <w:r>
          <w:rPr>
            <w:b/>
          </w:rPr>
          <w:t xml:space="preserve"> </w:t>
        </w:r>
      </w:ins>
      <w:r>
        <w:rPr>
          <w:b/>
        </w:rPr>
        <w:t xml:space="preserve">de </w:t>
      </w:r>
      <w:del w:id="6" w:author="Karine Martins" w:date="2016-10-09T17:09:00Z">
        <w:r w:rsidDel="00FE1B44">
          <w:rPr>
            <w:b/>
          </w:rPr>
          <w:delText xml:space="preserve">junho </w:delText>
        </w:r>
      </w:del>
      <w:ins w:id="7" w:author="Karine Martins" w:date="2016-10-09T17:09:00Z">
        <w:r>
          <w:rPr>
            <w:b/>
          </w:rPr>
          <w:t xml:space="preserve">outubro </w:t>
        </w:r>
      </w:ins>
      <w:r>
        <w:rPr>
          <w:b/>
        </w:rPr>
        <w:t>de 2016.</w:t>
      </w:r>
    </w:p>
    <w:p w14:paraId="39A58FCC" w14:textId="77777777" w:rsidR="00A30793" w:rsidRDefault="00A30793">
      <w:pPr>
        <w:spacing w:before="0" w:after="0" w:line="240" w:lineRule="auto"/>
        <w:ind w:left="3969" w:right="567"/>
        <w:jc w:val="both"/>
        <w:rPr>
          <w:b/>
        </w:rPr>
      </w:pPr>
    </w:p>
    <w:p w14:paraId="1F8A4BB2" w14:textId="77777777" w:rsidR="00A30793" w:rsidRDefault="00A30793">
      <w:pPr>
        <w:spacing w:before="0" w:after="0" w:line="240" w:lineRule="auto"/>
        <w:ind w:left="3969" w:right="567"/>
        <w:jc w:val="both"/>
        <w:rPr>
          <w:b/>
        </w:rPr>
      </w:pPr>
    </w:p>
    <w:p w14:paraId="1786A330" w14:textId="77777777" w:rsidR="00A30793" w:rsidRDefault="00FE1B44">
      <w:pPr>
        <w:spacing w:before="0" w:after="0"/>
        <w:jc w:val="center"/>
        <w:rPr>
          <w:b/>
        </w:rPr>
      </w:pPr>
      <w:r>
        <w:t xml:space="preserve">Orientador: </w:t>
      </w:r>
      <w:r>
        <w:rPr>
          <w:b/>
        </w:rPr>
        <w:t>____________________________________________</w:t>
      </w:r>
    </w:p>
    <w:p w14:paraId="232F32C5" w14:textId="77777777" w:rsidR="00A30793" w:rsidRDefault="00FE1B44">
      <w:pPr>
        <w:spacing w:before="0" w:after="0"/>
        <w:jc w:val="center"/>
        <w:rPr>
          <w:b/>
        </w:rPr>
      </w:pPr>
      <w:r>
        <w:rPr>
          <w:b/>
        </w:rPr>
        <w:t>Prof.ª Sônia Beatriz de Oliveira e Silva Maia, MESTRE</w:t>
      </w:r>
    </w:p>
    <w:p w14:paraId="64BB6A3C" w14:textId="77777777" w:rsidR="00A30793" w:rsidRDefault="00FE1B44">
      <w:pPr>
        <w:spacing w:before="0" w:after="0"/>
        <w:jc w:val="center"/>
        <w:rPr>
          <w:b/>
        </w:rPr>
      </w:pPr>
      <w:r>
        <w:rPr>
          <w:b/>
        </w:rPr>
        <w:t>Universidade Estadual de Montes Claros</w:t>
      </w:r>
    </w:p>
    <w:p w14:paraId="04E76242" w14:textId="77777777" w:rsidR="00A30793" w:rsidRDefault="00FE1B44">
      <w:pPr>
        <w:spacing w:before="0" w:after="0" w:line="240" w:lineRule="auto"/>
        <w:ind w:right="567"/>
        <w:jc w:val="both"/>
      </w:pPr>
      <w:r>
        <w:t>Membros:</w:t>
      </w:r>
    </w:p>
    <w:p w14:paraId="3BB12504" w14:textId="77777777" w:rsidR="00A30793" w:rsidRDefault="00A30793">
      <w:pPr>
        <w:spacing w:before="0" w:after="0" w:line="240" w:lineRule="auto"/>
        <w:ind w:right="567"/>
        <w:jc w:val="both"/>
      </w:pPr>
    </w:p>
    <w:p w14:paraId="15E5D649" w14:textId="77777777" w:rsidR="00A30793" w:rsidRDefault="00A30793">
      <w:pPr>
        <w:spacing w:before="0" w:after="0"/>
        <w:jc w:val="center"/>
        <w:rPr>
          <w:sz w:val="32"/>
          <w:szCs w:val="32"/>
        </w:rPr>
      </w:pPr>
    </w:p>
    <w:p w14:paraId="2D5A5B1A" w14:textId="77777777" w:rsidR="00A30793" w:rsidRDefault="00A30793">
      <w:pPr>
        <w:spacing w:before="0" w:after="0"/>
        <w:jc w:val="center"/>
        <w:rPr>
          <w:sz w:val="32"/>
          <w:szCs w:val="32"/>
        </w:rPr>
      </w:pPr>
    </w:p>
    <w:p w14:paraId="7E65D134" w14:textId="77777777" w:rsidR="00A30793" w:rsidRDefault="00A30793">
      <w:pPr>
        <w:spacing w:before="0" w:after="0"/>
        <w:jc w:val="center"/>
        <w:rPr>
          <w:sz w:val="32"/>
          <w:szCs w:val="32"/>
        </w:rPr>
      </w:pPr>
    </w:p>
    <w:p w14:paraId="2317B326" w14:textId="77777777" w:rsidR="00A30793" w:rsidRDefault="00A30793">
      <w:pPr>
        <w:spacing w:before="0" w:after="0"/>
        <w:jc w:val="center"/>
        <w:rPr>
          <w:sz w:val="32"/>
          <w:szCs w:val="32"/>
        </w:rPr>
      </w:pPr>
    </w:p>
    <w:p w14:paraId="5F408B00" w14:textId="77777777" w:rsidR="00A30793" w:rsidRDefault="00A30793">
      <w:pPr>
        <w:spacing w:before="0" w:after="0"/>
        <w:jc w:val="center"/>
        <w:rPr>
          <w:sz w:val="32"/>
          <w:szCs w:val="32"/>
        </w:rPr>
      </w:pPr>
    </w:p>
    <w:p w14:paraId="4A2162CE" w14:textId="77777777" w:rsidR="00A30793" w:rsidRDefault="00A30793">
      <w:pPr>
        <w:spacing w:before="0" w:after="0"/>
        <w:jc w:val="center"/>
        <w:rPr>
          <w:sz w:val="32"/>
          <w:szCs w:val="32"/>
        </w:rPr>
      </w:pPr>
    </w:p>
    <w:p w14:paraId="7DD85093" w14:textId="77777777" w:rsidR="00A30793" w:rsidRDefault="00A30793">
      <w:pPr>
        <w:spacing w:before="0" w:after="0"/>
        <w:jc w:val="center"/>
        <w:rPr>
          <w:sz w:val="32"/>
          <w:szCs w:val="32"/>
        </w:rPr>
      </w:pPr>
    </w:p>
    <w:p w14:paraId="6E980C23" w14:textId="77777777" w:rsidR="00A30793" w:rsidRDefault="00FE1B44">
      <w:pPr>
        <w:spacing w:before="0" w:after="0"/>
        <w:jc w:val="center"/>
        <w:rPr>
          <w:b/>
          <w:sz w:val="28"/>
          <w:szCs w:val="28"/>
        </w:rPr>
      </w:pPr>
      <w:r>
        <w:rPr>
          <w:b/>
          <w:sz w:val="28"/>
          <w:szCs w:val="28"/>
        </w:rPr>
        <w:t>Montes Claros – MG</w:t>
      </w:r>
    </w:p>
    <w:p w14:paraId="5A169AEA" w14:textId="77777777" w:rsidR="00A30793" w:rsidRDefault="00FE1B44">
      <w:pPr>
        <w:spacing w:before="0" w:after="0"/>
        <w:jc w:val="center"/>
        <w:rPr>
          <w:b/>
          <w:sz w:val="28"/>
          <w:szCs w:val="28"/>
        </w:rPr>
      </w:pPr>
      <w:del w:id="8" w:author="Karine Martins" w:date="2016-10-09T17:09:00Z">
        <w:r w:rsidDel="00FE1B44">
          <w:rPr>
            <w:b/>
            <w:sz w:val="28"/>
            <w:szCs w:val="28"/>
          </w:rPr>
          <w:delText xml:space="preserve">Junho </w:delText>
        </w:r>
      </w:del>
      <w:ins w:id="9" w:author="Karine Martins" w:date="2016-10-09T17:09:00Z">
        <w:r>
          <w:rPr>
            <w:b/>
            <w:sz w:val="28"/>
            <w:szCs w:val="28"/>
          </w:rPr>
          <w:t xml:space="preserve">Outubro </w:t>
        </w:r>
      </w:ins>
      <w:r>
        <w:rPr>
          <w:b/>
          <w:sz w:val="28"/>
          <w:szCs w:val="28"/>
        </w:rPr>
        <w:t>de 2016</w:t>
      </w:r>
      <w:r>
        <w:br w:type="page"/>
      </w:r>
    </w:p>
    <w:p w14:paraId="3041FB1F" w14:textId="77777777" w:rsidR="00A30793" w:rsidRDefault="00FE1B44">
      <w:pPr>
        <w:spacing w:before="0" w:after="0"/>
        <w:jc w:val="center"/>
        <w:rPr>
          <w:b/>
        </w:rPr>
      </w:pPr>
      <w:r>
        <w:rPr>
          <w:b/>
        </w:rPr>
        <w:lastRenderedPageBreak/>
        <w:t>AGRADECIMENTOS</w:t>
      </w:r>
    </w:p>
    <w:p w14:paraId="6E4B8E41" w14:textId="77777777" w:rsidR="00A30793" w:rsidRDefault="00A30793">
      <w:pPr>
        <w:spacing w:before="0" w:after="0"/>
        <w:jc w:val="center"/>
        <w:rPr>
          <w:sz w:val="28"/>
          <w:szCs w:val="28"/>
        </w:rPr>
      </w:pPr>
    </w:p>
    <w:p w14:paraId="639D4414" w14:textId="77777777" w:rsidR="00FE1B44" w:rsidRDefault="00FE1B44">
      <w:pPr>
        <w:spacing w:before="0" w:after="0"/>
        <w:ind w:firstLine="1134"/>
        <w:jc w:val="both"/>
        <w:rPr>
          <w:ins w:id="10" w:author="Karine Martins" w:date="2016-10-09T17:09:00Z"/>
        </w:rPr>
      </w:pPr>
      <w:r>
        <w:t>Gostaria de agradecer primeiramente a minha família. Sem meu pai José de Quadro</w:t>
      </w:r>
      <w:ins w:id="11" w:author="Karine Martins" w:date="2016-10-09T17:09:00Z">
        <w:r>
          <w:t>s</w:t>
        </w:r>
      </w:ins>
      <w:r>
        <w:t xml:space="preserve"> Maia e minha mãe </w:t>
      </w:r>
      <w:proofErr w:type="spellStart"/>
      <w:r>
        <w:t>Naldi</w:t>
      </w:r>
      <w:proofErr w:type="spellEnd"/>
      <w:r>
        <w:t xml:space="preserve"> Pereira Quadros, nada disso seria possível. </w:t>
      </w:r>
    </w:p>
    <w:p w14:paraId="2349A5D5" w14:textId="77777777" w:rsidR="00FE1B44" w:rsidRDefault="00FE1B44">
      <w:pPr>
        <w:spacing w:before="0" w:after="0"/>
        <w:ind w:firstLine="1134"/>
        <w:jc w:val="both"/>
        <w:rPr>
          <w:ins w:id="12" w:author="Karine Martins" w:date="2016-10-09T17:09:00Z"/>
        </w:rPr>
      </w:pPr>
      <w:r>
        <w:t xml:space="preserve">Gostaria de agradecer a todos os meus amigos que estiveram comigo na jornada da faculdade, em especial aos que fizeram parte do Centro Acadêmico e da Empresa </w:t>
      </w:r>
      <w:r>
        <w:rPr>
          <w:color w:val="000000"/>
        </w:rPr>
        <w:t>Júnior</w:t>
      </w:r>
      <w:r>
        <w:t xml:space="preserve"> INFOBITS, a qual me deu o arcabouço necessário para entrar no mercado de trabalho e iniciar a construção de inúmeros sonhos. </w:t>
      </w:r>
    </w:p>
    <w:p w14:paraId="5B6BABCD" w14:textId="77777777" w:rsidR="00FE1B44" w:rsidRDefault="00FE1B44">
      <w:pPr>
        <w:spacing w:before="0" w:after="0"/>
        <w:ind w:firstLine="1134"/>
        <w:jc w:val="both"/>
        <w:rPr>
          <w:ins w:id="13" w:author="Karine Martins" w:date="2016-10-09T17:09:00Z"/>
        </w:rPr>
      </w:pPr>
      <w:r>
        <w:t xml:space="preserve">À minha namorada Ana </w:t>
      </w:r>
      <w:proofErr w:type="spellStart"/>
      <w:r>
        <w:t>Luisa</w:t>
      </w:r>
      <w:proofErr w:type="spellEnd"/>
      <w:r>
        <w:t xml:space="preserve"> Araújo pelo apoio e compreensão. </w:t>
      </w:r>
    </w:p>
    <w:p w14:paraId="4CAAC5FE" w14:textId="77777777" w:rsidR="00FE1B44" w:rsidRDefault="00FE1B44">
      <w:pPr>
        <w:spacing w:before="0" w:after="0"/>
        <w:ind w:firstLine="1134"/>
        <w:jc w:val="both"/>
        <w:rPr>
          <w:ins w:id="14" w:author="Karine Martins" w:date="2016-10-09T17:10:00Z"/>
        </w:rPr>
      </w:pPr>
      <w:r>
        <w:t xml:space="preserve">À minha professora e orientadora Sônia Beatriz de Oliveira e Silva Maia pela </w:t>
      </w:r>
      <w:r>
        <w:rPr>
          <w:b/>
          <w:bCs/>
        </w:rPr>
        <w:t>enorme</w:t>
      </w:r>
      <w:r>
        <w:t xml:space="preserve"> paciência e dedicação durante toda a condução deste trabalho. </w:t>
      </w:r>
    </w:p>
    <w:p w14:paraId="4E7A780A" w14:textId="77777777" w:rsidR="00A30793" w:rsidRDefault="00FE1B44">
      <w:pPr>
        <w:spacing w:before="0" w:after="0"/>
        <w:ind w:firstLine="1134"/>
        <w:jc w:val="both"/>
      </w:pPr>
      <w:r>
        <w:t xml:space="preserve">Enfim, a todos os meus </w:t>
      </w:r>
      <w:r>
        <w:rPr>
          <w:b/>
          <w:bCs/>
        </w:rPr>
        <w:t>professores</w:t>
      </w:r>
      <w:r>
        <w:t xml:space="preserve">, colegas, familiares e amigos que de alguma maneira contribuíram para este processo. </w:t>
      </w:r>
    </w:p>
    <w:p w14:paraId="4B5BFE82" w14:textId="77777777" w:rsidR="00A30793" w:rsidRDefault="00FE1B44">
      <w:r>
        <w:br w:type="page"/>
      </w:r>
    </w:p>
    <w:p w14:paraId="233FAA21" w14:textId="77777777" w:rsidR="00A30793" w:rsidRDefault="00A30793">
      <w:pPr>
        <w:spacing w:before="0" w:after="0"/>
        <w:jc w:val="center"/>
        <w:rPr>
          <w:sz w:val="32"/>
          <w:szCs w:val="32"/>
        </w:rPr>
      </w:pPr>
    </w:p>
    <w:p w14:paraId="5C6E72DA" w14:textId="77777777" w:rsidR="00A30793" w:rsidRDefault="00A30793">
      <w:pPr>
        <w:spacing w:before="0" w:after="0"/>
        <w:jc w:val="center"/>
        <w:rPr>
          <w:sz w:val="32"/>
          <w:szCs w:val="32"/>
        </w:rPr>
      </w:pPr>
    </w:p>
    <w:p w14:paraId="1438FE3F" w14:textId="77777777" w:rsidR="00A30793" w:rsidRDefault="00A30793">
      <w:pPr>
        <w:spacing w:before="0" w:after="0"/>
        <w:jc w:val="center"/>
        <w:rPr>
          <w:sz w:val="32"/>
          <w:szCs w:val="32"/>
        </w:rPr>
      </w:pPr>
    </w:p>
    <w:p w14:paraId="697E83B0" w14:textId="77777777" w:rsidR="00A30793" w:rsidRDefault="00A30793">
      <w:pPr>
        <w:spacing w:before="0" w:after="0"/>
        <w:jc w:val="center"/>
        <w:rPr>
          <w:sz w:val="32"/>
          <w:szCs w:val="32"/>
        </w:rPr>
      </w:pPr>
    </w:p>
    <w:p w14:paraId="358ED7BF" w14:textId="77777777" w:rsidR="00A30793" w:rsidRDefault="00A30793">
      <w:pPr>
        <w:spacing w:before="0" w:after="0"/>
        <w:jc w:val="center"/>
        <w:rPr>
          <w:sz w:val="32"/>
          <w:szCs w:val="32"/>
        </w:rPr>
      </w:pPr>
    </w:p>
    <w:p w14:paraId="43F787F0" w14:textId="77777777" w:rsidR="00A30793" w:rsidRDefault="00A30793">
      <w:pPr>
        <w:spacing w:before="0" w:after="0"/>
        <w:jc w:val="center"/>
        <w:rPr>
          <w:sz w:val="32"/>
          <w:szCs w:val="32"/>
        </w:rPr>
      </w:pPr>
    </w:p>
    <w:p w14:paraId="0A26DBF5" w14:textId="77777777" w:rsidR="00A30793" w:rsidRDefault="00A30793">
      <w:pPr>
        <w:spacing w:before="0" w:after="0"/>
        <w:jc w:val="center"/>
        <w:rPr>
          <w:sz w:val="32"/>
          <w:szCs w:val="32"/>
        </w:rPr>
      </w:pPr>
    </w:p>
    <w:p w14:paraId="0FD0EA59" w14:textId="77777777" w:rsidR="00A30793" w:rsidRDefault="00A30793">
      <w:pPr>
        <w:spacing w:before="0" w:after="0"/>
        <w:jc w:val="center"/>
        <w:rPr>
          <w:sz w:val="32"/>
          <w:szCs w:val="32"/>
        </w:rPr>
      </w:pPr>
    </w:p>
    <w:p w14:paraId="5CBB0F7A" w14:textId="77777777" w:rsidR="00A30793" w:rsidRDefault="00A30793">
      <w:pPr>
        <w:spacing w:before="0" w:after="0"/>
        <w:jc w:val="center"/>
        <w:rPr>
          <w:sz w:val="32"/>
          <w:szCs w:val="32"/>
        </w:rPr>
      </w:pPr>
    </w:p>
    <w:p w14:paraId="0F4DAF8A" w14:textId="77777777" w:rsidR="00A30793" w:rsidRDefault="00A30793">
      <w:pPr>
        <w:spacing w:before="0" w:after="0"/>
        <w:jc w:val="center"/>
        <w:rPr>
          <w:sz w:val="32"/>
          <w:szCs w:val="32"/>
        </w:rPr>
      </w:pPr>
    </w:p>
    <w:p w14:paraId="3253EA0B" w14:textId="77777777" w:rsidR="00A30793" w:rsidRDefault="00A30793">
      <w:pPr>
        <w:spacing w:before="0" w:after="0"/>
        <w:jc w:val="center"/>
        <w:rPr>
          <w:sz w:val="32"/>
          <w:szCs w:val="32"/>
        </w:rPr>
      </w:pPr>
    </w:p>
    <w:p w14:paraId="58468894" w14:textId="77777777" w:rsidR="00A30793" w:rsidRDefault="00A30793">
      <w:pPr>
        <w:spacing w:before="0" w:after="0"/>
        <w:jc w:val="center"/>
        <w:rPr>
          <w:sz w:val="32"/>
          <w:szCs w:val="32"/>
        </w:rPr>
      </w:pPr>
    </w:p>
    <w:p w14:paraId="24F274C7" w14:textId="77777777" w:rsidR="00A30793" w:rsidRDefault="00A30793">
      <w:pPr>
        <w:spacing w:before="0" w:after="0"/>
        <w:jc w:val="center"/>
        <w:rPr>
          <w:sz w:val="32"/>
          <w:szCs w:val="32"/>
        </w:rPr>
      </w:pPr>
    </w:p>
    <w:p w14:paraId="0476B610" w14:textId="77777777" w:rsidR="00A30793" w:rsidRDefault="00A30793">
      <w:pPr>
        <w:spacing w:before="0" w:after="0"/>
        <w:jc w:val="center"/>
        <w:rPr>
          <w:sz w:val="32"/>
          <w:szCs w:val="32"/>
        </w:rPr>
      </w:pPr>
    </w:p>
    <w:p w14:paraId="59332707" w14:textId="77777777" w:rsidR="00A30793" w:rsidRDefault="00A30793">
      <w:pPr>
        <w:spacing w:before="0" w:after="0"/>
        <w:jc w:val="center"/>
        <w:rPr>
          <w:sz w:val="32"/>
          <w:szCs w:val="32"/>
        </w:rPr>
      </w:pPr>
    </w:p>
    <w:p w14:paraId="1A6D1F9F" w14:textId="77777777" w:rsidR="00A30793" w:rsidRDefault="00A30793">
      <w:pPr>
        <w:spacing w:before="0" w:after="0"/>
        <w:jc w:val="center"/>
        <w:rPr>
          <w:sz w:val="32"/>
          <w:szCs w:val="32"/>
        </w:rPr>
      </w:pPr>
    </w:p>
    <w:p w14:paraId="6762D5B3" w14:textId="77777777" w:rsidR="00A30793" w:rsidRDefault="00A30793">
      <w:pPr>
        <w:spacing w:before="0" w:after="0"/>
        <w:jc w:val="center"/>
        <w:rPr>
          <w:sz w:val="32"/>
          <w:szCs w:val="32"/>
        </w:rPr>
      </w:pPr>
    </w:p>
    <w:p w14:paraId="55AD240B" w14:textId="77777777" w:rsidR="00A30793" w:rsidRDefault="00A30793">
      <w:pPr>
        <w:spacing w:before="0" w:after="0"/>
        <w:jc w:val="center"/>
        <w:rPr>
          <w:sz w:val="32"/>
          <w:szCs w:val="32"/>
        </w:rPr>
      </w:pPr>
    </w:p>
    <w:p w14:paraId="6E4CA90A" w14:textId="77777777" w:rsidR="00A30793" w:rsidRDefault="00A30793">
      <w:pPr>
        <w:spacing w:before="0" w:after="0"/>
        <w:jc w:val="center"/>
        <w:rPr>
          <w:sz w:val="32"/>
          <w:szCs w:val="32"/>
        </w:rPr>
      </w:pPr>
    </w:p>
    <w:p w14:paraId="0DFDC5D1" w14:textId="77777777" w:rsidR="00A30793" w:rsidRDefault="00A30793">
      <w:pPr>
        <w:spacing w:before="0" w:after="0"/>
        <w:jc w:val="center"/>
        <w:rPr>
          <w:sz w:val="32"/>
          <w:szCs w:val="32"/>
        </w:rPr>
      </w:pPr>
    </w:p>
    <w:p w14:paraId="5B9AAD07" w14:textId="77777777" w:rsidR="00A30793" w:rsidRDefault="00A30793">
      <w:pPr>
        <w:spacing w:before="0" w:after="0"/>
        <w:jc w:val="center"/>
        <w:rPr>
          <w:sz w:val="32"/>
          <w:szCs w:val="32"/>
        </w:rPr>
      </w:pPr>
    </w:p>
    <w:p w14:paraId="57ECD808" w14:textId="77777777" w:rsidR="00A30793" w:rsidRDefault="00A30793">
      <w:pPr>
        <w:spacing w:before="0" w:after="0"/>
        <w:jc w:val="center"/>
        <w:rPr>
          <w:sz w:val="32"/>
          <w:szCs w:val="32"/>
        </w:rPr>
      </w:pPr>
    </w:p>
    <w:p w14:paraId="342899BA" w14:textId="77777777" w:rsidR="00A30793" w:rsidRDefault="00A30793">
      <w:pPr>
        <w:spacing w:before="0" w:after="0"/>
        <w:jc w:val="center"/>
        <w:rPr>
          <w:sz w:val="32"/>
          <w:szCs w:val="32"/>
        </w:rPr>
      </w:pPr>
    </w:p>
    <w:p w14:paraId="149E40DA" w14:textId="77777777" w:rsidR="00A30793" w:rsidRDefault="00FE1B44">
      <w:pPr>
        <w:spacing w:before="0" w:after="0" w:line="240" w:lineRule="auto"/>
        <w:jc w:val="right"/>
      </w:pPr>
      <w:r>
        <w:rPr>
          <w:b/>
          <w:i/>
        </w:rPr>
        <w:t>Dedico esta monografia à minha família consanguínea e não consanguínea, que sempre esteve presente em todos os momentos importantes da minha vida.</w:t>
      </w:r>
    </w:p>
    <w:p w14:paraId="162A9B3A" w14:textId="77777777" w:rsidR="00A30793" w:rsidRDefault="00FE1B44">
      <w:pPr>
        <w:spacing w:before="0" w:after="0" w:line="240" w:lineRule="auto"/>
        <w:jc w:val="center"/>
        <w:rPr>
          <w:sz w:val="32"/>
          <w:szCs w:val="32"/>
        </w:rPr>
      </w:pPr>
      <w:r>
        <w:br w:type="page"/>
      </w:r>
    </w:p>
    <w:p w14:paraId="7B91C41A" w14:textId="77777777" w:rsidR="00A30793" w:rsidRDefault="00FE1B44">
      <w:pPr>
        <w:spacing w:before="0" w:after="0"/>
        <w:jc w:val="center"/>
        <w:rPr>
          <w:sz w:val="28"/>
          <w:szCs w:val="28"/>
        </w:rPr>
      </w:pPr>
      <w:r>
        <w:rPr>
          <w:b/>
        </w:rPr>
        <w:lastRenderedPageBreak/>
        <w:t>RESUMO</w:t>
      </w:r>
      <w:r>
        <w:rPr>
          <w:sz w:val="28"/>
          <w:szCs w:val="28"/>
        </w:rPr>
        <w:t xml:space="preserve"> </w:t>
      </w:r>
    </w:p>
    <w:p w14:paraId="221D16F4" w14:textId="77777777" w:rsidR="00A30793" w:rsidRDefault="00A30793">
      <w:pPr>
        <w:spacing w:before="0" w:after="0"/>
        <w:jc w:val="center"/>
      </w:pPr>
    </w:p>
    <w:p w14:paraId="51064BB5" w14:textId="49A47CED" w:rsidR="00A30793" w:rsidRDefault="00FE1B44">
      <w:pPr>
        <w:pStyle w:val="Normal-Texto"/>
        <w:ind w:firstLine="0"/>
      </w:pPr>
      <w:r>
        <w:t xml:space="preserve">O presente trabalho aborda o desenvolvimento de um sistema </w:t>
      </w:r>
      <w:del w:id="15" w:author="Nortti" w:date="2016-10-15T00:56:00Z">
        <w:r w:rsidRPr="00FE1B44" w:rsidDel="00B00AA7">
          <w:rPr>
            <w:i/>
            <w:rPrChange w:id="16" w:author="Karine Martins" w:date="2016-10-09T17:10:00Z">
              <w:rPr>
                <w:rFonts w:cs="Calibri"/>
              </w:rPr>
            </w:rPrChange>
          </w:rPr>
          <w:delText>web</w:delText>
        </w:r>
        <w:r w:rsidDel="00B00AA7">
          <w:delText xml:space="preserve"> </w:delText>
        </w:r>
      </w:del>
      <w:r>
        <w:t xml:space="preserve">para gestão de um plantão de vendas para empresa de loteamento. O </w:t>
      </w:r>
      <w:commentRangeStart w:id="17"/>
      <w:r>
        <w:t>sistema</w:t>
      </w:r>
      <w:commentRangeEnd w:id="17"/>
      <w:r>
        <w:rPr>
          <w:rStyle w:val="Refdecomentrio"/>
          <w:rFonts w:cs="Calibri"/>
        </w:rPr>
        <w:commentReference w:id="17"/>
      </w:r>
      <w:r>
        <w:t xml:space="preserve"> desenvolvido deverá permitir a gestão dos </w:t>
      </w:r>
      <w:del w:id="18" w:author="Nortti" w:date="2016-10-15T00:57:00Z">
        <w:r w:rsidRPr="00FE1B44" w:rsidDel="00B00AA7">
          <w:rPr>
            <w:i/>
            <w:rPrChange w:id="19" w:author="Karine Martins" w:date="2016-10-09T17:10:00Z">
              <w:rPr>
                <w:rFonts w:cs="Calibri"/>
              </w:rPr>
            </w:rPrChange>
          </w:rPr>
          <w:delText>status</w:delText>
        </w:r>
        <w:r w:rsidDel="00B00AA7">
          <w:delText xml:space="preserve"> </w:delText>
        </w:r>
      </w:del>
      <w:proofErr w:type="spellStart"/>
      <w:r>
        <w:t>dos</w:t>
      </w:r>
      <w:proofErr w:type="spellEnd"/>
      <w:r>
        <w:t xml:space="preserve"> lotes vendidos e disponíveis bem como visualização dos preços de cada lote, além de proporcionar transparência de valores para os corretores e funcionários, bem como o acesso </w:t>
      </w:r>
      <w:del w:id="20" w:author="Nortti" w:date="2016-10-15T00:58:00Z">
        <w:r w:rsidRPr="00FE1B44" w:rsidDel="00B00AA7">
          <w:rPr>
            <w:i/>
            <w:rPrChange w:id="21" w:author="Karine Martins" w:date="2016-10-09T17:10:00Z">
              <w:rPr>
                <w:rFonts w:cs="Calibri"/>
              </w:rPr>
            </w:rPrChange>
          </w:rPr>
          <w:delText>on</w:delText>
        </w:r>
      </w:del>
      <w:ins w:id="22" w:author="Karine Martins" w:date="2016-10-09T17:10:00Z">
        <w:del w:id="23" w:author="Nortti" w:date="2016-10-15T00:58:00Z">
          <w:r w:rsidRPr="00FE1B44" w:rsidDel="00B00AA7">
            <w:rPr>
              <w:i/>
              <w:rPrChange w:id="24" w:author="Karine Martins" w:date="2016-10-09T17:10:00Z">
                <w:rPr>
                  <w:rFonts w:cs="Calibri"/>
                </w:rPr>
              </w:rPrChange>
            </w:rPr>
            <w:delText>-</w:delText>
          </w:r>
        </w:del>
      </w:ins>
      <w:del w:id="25" w:author="Nortti" w:date="2016-10-15T00:58:00Z">
        <w:r w:rsidRPr="00FE1B44" w:rsidDel="00B00AA7">
          <w:rPr>
            <w:i/>
            <w:rPrChange w:id="26" w:author="Karine Martins" w:date="2016-10-09T17:10:00Z">
              <w:rPr>
                <w:rFonts w:cs="Calibri"/>
              </w:rPr>
            </w:rPrChange>
          </w:rPr>
          <w:delText>line</w:delText>
        </w:r>
        <w:r w:rsidDel="00B00AA7">
          <w:delText xml:space="preserve"> </w:delText>
        </w:r>
      </w:del>
      <w:r>
        <w:t>para o sócio proprietário. A metodologia de desenvolvimento é realizada de acordo com a metodologia ágil FDD (</w:t>
      </w:r>
      <w:proofErr w:type="spellStart"/>
      <w:r>
        <w:t>Feature</w:t>
      </w:r>
      <w:proofErr w:type="spellEnd"/>
      <w:r>
        <w:t xml:space="preserve"> </w:t>
      </w:r>
      <w:proofErr w:type="spellStart"/>
      <w:r>
        <w:t>Driven</w:t>
      </w:r>
      <w:proofErr w:type="spellEnd"/>
      <w:r>
        <w:t xml:space="preserve"> </w:t>
      </w:r>
      <w:proofErr w:type="spellStart"/>
      <w:r>
        <w:t>Delopment</w:t>
      </w:r>
      <w:proofErr w:type="spellEnd"/>
      <w:r>
        <w:t xml:space="preserve">), utilizando a ferramenta </w:t>
      </w:r>
      <w:proofErr w:type="spellStart"/>
      <w:r>
        <w:t>Astah</w:t>
      </w:r>
      <w:proofErr w:type="spellEnd"/>
      <w:r>
        <w:t xml:space="preserve"> </w:t>
      </w:r>
      <w:proofErr w:type="spellStart"/>
      <w:r>
        <w:t>Community</w:t>
      </w:r>
      <w:proofErr w:type="spellEnd"/>
      <w:r>
        <w:t xml:space="preserve"> para construção dos diagramas UML, </w:t>
      </w:r>
      <w:proofErr w:type="spellStart"/>
      <w:r>
        <w:t>Laravel</w:t>
      </w:r>
      <w:proofErr w:type="spellEnd"/>
      <w:r>
        <w:t xml:space="preserve"> 5.1 para programação </w:t>
      </w:r>
      <w:del w:id="27" w:author="Nortti" w:date="2016-10-15T00:58:00Z">
        <w:r w:rsidRPr="00FE1B44" w:rsidDel="00B00AA7">
          <w:rPr>
            <w:i/>
            <w:rPrChange w:id="28" w:author="Karine Martins" w:date="2016-10-09T17:11:00Z">
              <w:rPr>
                <w:rFonts w:cs="Calibri"/>
              </w:rPr>
            </w:rPrChange>
          </w:rPr>
          <w:delText>back-end</w:delText>
        </w:r>
        <w:r w:rsidDel="00B00AA7">
          <w:delText xml:space="preserve"> </w:delText>
        </w:r>
      </w:del>
      <w:r>
        <w:t xml:space="preserve">e </w:t>
      </w:r>
      <w:proofErr w:type="spellStart"/>
      <w:proofErr w:type="gramStart"/>
      <w:r>
        <w:t>HTML,</w:t>
      </w:r>
      <w:proofErr w:type="gramEnd"/>
      <w:r>
        <w:t>css</w:t>
      </w:r>
      <w:proofErr w:type="spellEnd"/>
      <w:r>
        <w:t xml:space="preserve"> e JS para</w:t>
      </w:r>
      <w:del w:id="29" w:author="Nortti" w:date="2016-10-15T00:58:00Z">
        <w:r w:rsidDel="00B00AA7">
          <w:delText xml:space="preserve"> </w:delText>
        </w:r>
        <w:r w:rsidRPr="00FE1B44" w:rsidDel="00B00AA7">
          <w:rPr>
            <w:i/>
            <w:rPrChange w:id="30" w:author="Karine Martins" w:date="2016-10-09T17:11:00Z">
              <w:rPr>
                <w:rFonts w:cs="Calibri"/>
              </w:rPr>
            </w:rPrChange>
          </w:rPr>
          <w:delText>front-end</w:delText>
        </w:r>
      </w:del>
      <w:r>
        <w:t xml:space="preserve">, e a partir dessas tecnologias foi criada a solução para o </w:t>
      </w:r>
      <w:commentRangeStart w:id="31"/>
      <w:r>
        <w:t>problema</w:t>
      </w:r>
      <w:commentRangeEnd w:id="31"/>
      <w:r>
        <w:rPr>
          <w:rStyle w:val="Refdecomentrio"/>
          <w:rFonts w:cs="Calibri"/>
        </w:rPr>
        <w:commentReference w:id="31"/>
      </w:r>
      <w:r>
        <w:t>.</w:t>
      </w:r>
    </w:p>
    <w:p w14:paraId="79933A03" w14:textId="77777777" w:rsidR="00A30793" w:rsidRDefault="00A30793">
      <w:pPr>
        <w:pStyle w:val="Normal-Texto"/>
        <w:ind w:firstLine="0"/>
      </w:pPr>
    </w:p>
    <w:p w14:paraId="20258E70" w14:textId="77777777" w:rsidR="00A30793" w:rsidRDefault="00FE1B44">
      <w:pPr>
        <w:pStyle w:val="Normal-Texto"/>
        <w:ind w:firstLine="0"/>
      </w:pPr>
      <w:r>
        <w:rPr>
          <w:b/>
        </w:rPr>
        <w:t>Palavras chave</w:t>
      </w:r>
      <w:r>
        <w:t>: Loteamento, Plantão de Vendas, Modelagem de Sistemas, UML, FDD.</w:t>
      </w:r>
      <w:r>
        <w:br w:type="page"/>
      </w:r>
    </w:p>
    <w:p w14:paraId="5BD61037" w14:textId="77777777" w:rsidR="00A30793" w:rsidRDefault="00FE1B44">
      <w:pPr>
        <w:spacing w:before="0" w:after="0"/>
        <w:jc w:val="center"/>
        <w:rPr>
          <w:b/>
        </w:rPr>
      </w:pPr>
      <w:r>
        <w:rPr>
          <w:b/>
        </w:rPr>
        <w:lastRenderedPageBreak/>
        <w:t>ABSTRACT</w:t>
      </w:r>
    </w:p>
    <w:p w14:paraId="3E38EA4B" w14:textId="77777777" w:rsidR="00A30793" w:rsidRDefault="00A30793">
      <w:pPr>
        <w:spacing w:before="0" w:after="0"/>
        <w:jc w:val="center"/>
        <w:rPr>
          <w:sz w:val="32"/>
          <w:szCs w:val="32"/>
        </w:rPr>
      </w:pPr>
    </w:p>
    <w:p w14:paraId="288110B2" w14:textId="77777777" w:rsidR="00A30793" w:rsidRDefault="00A30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eastAsia="Times New Roman" w:cs="Times New Roman"/>
          <w:szCs w:val="20"/>
          <w:lang w:eastAsia="pt-BR"/>
        </w:rPr>
      </w:pPr>
    </w:p>
    <w:p w14:paraId="7A6A4125" w14:textId="77777777" w:rsidR="00A30793" w:rsidRDefault="00A30793"/>
    <w:p w14:paraId="59522964" w14:textId="77777777" w:rsidR="00A30793" w:rsidRDefault="00A30793"/>
    <w:p w14:paraId="400AD265" w14:textId="77777777" w:rsidR="00A30793" w:rsidRDefault="00A30793"/>
    <w:p w14:paraId="7A364A33" w14:textId="77777777" w:rsidR="00A30793" w:rsidRDefault="00A30793"/>
    <w:p w14:paraId="0FC97ABF" w14:textId="77777777" w:rsidR="00A30793" w:rsidRDefault="00A30793"/>
    <w:p w14:paraId="3F769A5F" w14:textId="77777777" w:rsidR="00A30793" w:rsidRDefault="00A30793"/>
    <w:p w14:paraId="440D1610" w14:textId="77777777" w:rsidR="00A30793" w:rsidRDefault="00A30793"/>
    <w:p w14:paraId="45143EB3" w14:textId="77777777" w:rsidR="00A30793" w:rsidRDefault="00A30793"/>
    <w:p w14:paraId="34B63F88" w14:textId="77777777" w:rsidR="00A30793" w:rsidRDefault="00A30793"/>
    <w:p w14:paraId="4EB00A77" w14:textId="77777777" w:rsidR="00A30793" w:rsidRDefault="00A30793"/>
    <w:p w14:paraId="528E4AB3" w14:textId="77777777" w:rsidR="00A30793" w:rsidRDefault="00A30793"/>
    <w:p w14:paraId="37D49C34" w14:textId="77777777" w:rsidR="00A30793" w:rsidRDefault="00A30793"/>
    <w:p w14:paraId="7279554C" w14:textId="77777777" w:rsidR="00A30793" w:rsidRDefault="00FE1B44">
      <w:pPr>
        <w:jc w:val="center"/>
        <w:rPr>
          <w:rStyle w:val="IndexLink"/>
        </w:rPr>
      </w:pPr>
      <w:r>
        <w:br w:type="page"/>
      </w:r>
    </w:p>
    <w:p w14:paraId="33CA3FB8" w14:textId="77777777" w:rsidR="00A30793" w:rsidRDefault="00FE1B44">
      <w:pPr>
        <w:spacing w:before="0" w:after="0" w:line="240" w:lineRule="auto"/>
        <w:ind w:left="-142"/>
        <w:jc w:val="center"/>
        <w:rPr>
          <w:b/>
        </w:rPr>
      </w:pPr>
      <w:r>
        <w:rPr>
          <w:b/>
        </w:rPr>
        <w:lastRenderedPageBreak/>
        <w:t>SUMÁRIO</w:t>
      </w:r>
    </w:p>
    <w:p w14:paraId="70FB3A1A" w14:textId="77777777" w:rsidR="00A30793" w:rsidRDefault="00A30793">
      <w:pPr>
        <w:spacing w:before="0" w:after="0"/>
        <w:ind w:left="-142"/>
        <w:contextualSpacing/>
        <w:jc w:val="center"/>
      </w:pPr>
    </w:p>
    <w:sdt>
      <w:sdtPr>
        <w:rPr>
          <w:rFonts w:ascii="Times New Roman" w:eastAsia="Droid Sans Fallback" w:hAnsi="Times New Roman" w:cs="Calibri"/>
          <w:b w:val="0"/>
          <w:bCs w:val="0"/>
          <w:color w:val="00000A"/>
          <w:sz w:val="24"/>
          <w:szCs w:val="24"/>
          <w:lang w:eastAsia="en-US"/>
        </w:rPr>
        <w:id w:val="1364371369"/>
        <w:docPartObj>
          <w:docPartGallery w:val="Table of Contents"/>
          <w:docPartUnique/>
        </w:docPartObj>
      </w:sdtPr>
      <w:sdtContent>
        <w:p w14:paraId="70F0E37D" w14:textId="77777777" w:rsidR="00A30793" w:rsidRDefault="00FE1B44">
          <w:pPr>
            <w:pStyle w:val="CabealhodoSumrio"/>
          </w:pPr>
          <w:r>
            <w:t>Sumário</w:t>
          </w:r>
        </w:p>
        <w:p w14:paraId="64542FEA" w14:textId="77777777" w:rsidR="00A30793" w:rsidRDefault="00FE1B44">
          <w:pPr>
            <w:pStyle w:val="Sumrio1"/>
            <w:rPr>
              <w:rFonts w:asciiTheme="minorHAnsi" w:eastAsiaTheme="minorEastAsia" w:hAnsiTheme="minorHAnsi" w:cstheme="minorBidi"/>
              <w:w w:val="100"/>
              <w:sz w:val="22"/>
              <w:szCs w:val="22"/>
              <w:lang w:eastAsia="pt-BR"/>
            </w:rPr>
          </w:pPr>
          <w:r>
            <w:fldChar w:fldCharType="begin"/>
          </w:r>
          <w:r>
            <w:instrText>TOC \z \o "1-3" \u \h</w:instrText>
          </w:r>
          <w:r>
            <w:fldChar w:fldCharType="separate"/>
          </w:r>
          <w:hyperlink w:anchor="_Toc462535546">
            <w:r>
              <w:rPr>
                <w:rStyle w:val="IndexLink"/>
                <w:webHidden/>
              </w:rPr>
              <w:t>1 INTRODUÇÃO</w:t>
            </w:r>
            <w:r>
              <w:rPr>
                <w:webHidden/>
              </w:rPr>
              <w:fldChar w:fldCharType="begin"/>
            </w:r>
            <w:r>
              <w:rPr>
                <w:webHidden/>
              </w:rPr>
              <w:instrText>PAGEREF _Toc462535546 \h</w:instrText>
            </w:r>
            <w:r>
              <w:rPr>
                <w:webHidden/>
              </w:rPr>
            </w:r>
            <w:r>
              <w:rPr>
                <w:webHidden/>
              </w:rPr>
              <w:fldChar w:fldCharType="separate"/>
            </w:r>
            <w:r>
              <w:rPr>
                <w:rStyle w:val="IndexLink"/>
              </w:rPr>
              <w:tab/>
              <w:t>10</w:t>
            </w:r>
            <w:r>
              <w:rPr>
                <w:webHidden/>
              </w:rPr>
              <w:fldChar w:fldCharType="end"/>
            </w:r>
          </w:hyperlink>
        </w:p>
        <w:p w14:paraId="0CBF0771" w14:textId="77777777" w:rsidR="00A30793" w:rsidRDefault="00962ACD">
          <w:pPr>
            <w:pStyle w:val="Sumrio1"/>
            <w:rPr>
              <w:rFonts w:asciiTheme="minorHAnsi" w:eastAsiaTheme="minorEastAsia" w:hAnsiTheme="minorHAnsi" w:cstheme="minorBidi"/>
              <w:w w:val="100"/>
              <w:sz w:val="22"/>
              <w:szCs w:val="22"/>
              <w:lang w:eastAsia="pt-BR"/>
            </w:rPr>
          </w:pPr>
          <w:hyperlink w:anchor="_Toc462535547">
            <w:r w:rsidR="00FE1B44">
              <w:rPr>
                <w:rStyle w:val="IndexLink"/>
                <w:webHidden/>
              </w:rPr>
              <w:t>2 FUNDAMENTAÇÃO TEÓRICA</w:t>
            </w:r>
            <w:r w:rsidR="00FE1B44">
              <w:rPr>
                <w:webHidden/>
              </w:rPr>
              <w:fldChar w:fldCharType="begin"/>
            </w:r>
            <w:r w:rsidR="00FE1B44">
              <w:rPr>
                <w:webHidden/>
              </w:rPr>
              <w:instrText>PAGEREF _Toc462535547 \h</w:instrText>
            </w:r>
            <w:r w:rsidR="00FE1B44">
              <w:rPr>
                <w:webHidden/>
              </w:rPr>
            </w:r>
            <w:r w:rsidR="00FE1B44">
              <w:rPr>
                <w:webHidden/>
              </w:rPr>
              <w:fldChar w:fldCharType="separate"/>
            </w:r>
            <w:r w:rsidR="00FE1B44">
              <w:rPr>
                <w:rStyle w:val="IndexLink"/>
              </w:rPr>
              <w:tab/>
              <w:t>13</w:t>
            </w:r>
            <w:r w:rsidR="00FE1B44">
              <w:rPr>
                <w:webHidden/>
              </w:rPr>
              <w:fldChar w:fldCharType="end"/>
            </w:r>
          </w:hyperlink>
        </w:p>
        <w:p w14:paraId="178D2EF4" w14:textId="77777777" w:rsidR="00A30793" w:rsidRDefault="00962ACD">
          <w:pPr>
            <w:pStyle w:val="Sumrio2"/>
            <w:rPr>
              <w:rFonts w:asciiTheme="minorHAnsi" w:eastAsiaTheme="minorEastAsia" w:hAnsiTheme="minorHAnsi" w:cstheme="minorBidi"/>
              <w:sz w:val="22"/>
              <w:szCs w:val="22"/>
              <w:lang w:eastAsia="pt-BR"/>
            </w:rPr>
          </w:pPr>
          <w:hyperlink w:anchor="_Toc462535548">
            <w:r w:rsidR="00FE1B44">
              <w:rPr>
                <w:rStyle w:val="IndexLink"/>
                <w:webHidden/>
              </w:rPr>
              <w:t>2.1</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_Toc462535548 \h</w:instrText>
            </w:r>
            <w:r w:rsidR="00FE1B44">
              <w:rPr>
                <w:webHidden/>
              </w:rPr>
            </w:r>
            <w:r w:rsidR="00FE1B44">
              <w:rPr>
                <w:webHidden/>
              </w:rPr>
              <w:fldChar w:fldCharType="separate"/>
            </w:r>
            <w:r w:rsidR="00FE1B44">
              <w:rPr>
                <w:rStyle w:val="IndexLink"/>
              </w:rPr>
              <w:t>Sistemas de informação</w:t>
            </w:r>
            <w:r w:rsidR="00FE1B44">
              <w:rPr>
                <w:rStyle w:val="IndexLink"/>
              </w:rPr>
              <w:tab/>
              <w:t>13</w:t>
            </w:r>
            <w:r w:rsidR="00FE1B44">
              <w:rPr>
                <w:webHidden/>
              </w:rPr>
              <w:fldChar w:fldCharType="end"/>
            </w:r>
          </w:hyperlink>
        </w:p>
        <w:p w14:paraId="1E4F0343" w14:textId="77777777" w:rsidR="00A30793" w:rsidRDefault="00962ACD">
          <w:pPr>
            <w:pStyle w:val="Sumrio3"/>
            <w:rPr>
              <w:rFonts w:asciiTheme="minorHAnsi" w:eastAsiaTheme="minorEastAsia" w:hAnsiTheme="minorHAnsi" w:cstheme="minorBidi"/>
              <w:sz w:val="22"/>
              <w:szCs w:val="22"/>
              <w:lang w:eastAsia="pt-BR"/>
            </w:rPr>
          </w:pPr>
          <w:hyperlink w:anchor="_Toc462535549">
            <w:r w:rsidR="00FE1B44">
              <w:rPr>
                <w:rStyle w:val="IndexLink"/>
                <w:webHidden/>
              </w:rPr>
              <w:t>2.1.1</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_Toc462535549 \h</w:instrText>
            </w:r>
            <w:r w:rsidR="00FE1B44">
              <w:rPr>
                <w:webHidden/>
              </w:rPr>
            </w:r>
            <w:r w:rsidR="00FE1B44">
              <w:rPr>
                <w:webHidden/>
              </w:rPr>
              <w:fldChar w:fldCharType="separate"/>
            </w:r>
            <w:r w:rsidR="00FE1B44">
              <w:rPr>
                <w:rStyle w:val="IndexLink"/>
              </w:rPr>
              <w:t>Sistemas de Informações Gerenciais</w:t>
            </w:r>
            <w:r w:rsidR="00FE1B44">
              <w:rPr>
                <w:rStyle w:val="IndexLink"/>
              </w:rPr>
              <w:tab/>
              <w:t>13</w:t>
            </w:r>
            <w:r w:rsidR="00FE1B44">
              <w:rPr>
                <w:webHidden/>
              </w:rPr>
              <w:fldChar w:fldCharType="end"/>
            </w:r>
          </w:hyperlink>
        </w:p>
        <w:p w14:paraId="583CD2CB" w14:textId="77777777" w:rsidR="00A30793" w:rsidRDefault="00962ACD">
          <w:pPr>
            <w:pStyle w:val="Sumrio2"/>
            <w:rPr>
              <w:rFonts w:asciiTheme="minorHAnsi" w:eastAsiaTheme="minorEastAsia" w:hAnsiTheme="minorHAnsi" w:cstheme="minorBidi"/>
              <w:sz w:val="22"/>
              <w:szCs w:val="22"/>
              <w:lang w:eastAsia="pt-BR"/>
            </w:rPr>
          </w:pPr>
          <w:hyperlink w:anchor="_Toc462535550">
            <w:r w:rsidR="00FE1B44">
              <w:rPr>
                <w:rStyle w:val="IndexLink"/>
                <w:webHidden/>
              </w:rPr>
              <w:t>2.2</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_Toc462535550 \h</w:instrText>
            </w:r>
            <w:r w:rsidR="00FE1B44">
              <w:rPr>
                <w:webHidden/>
              </w:rPr>
            </w:r>
            <w:r w:rsidR="00FE1B44">
              <w:rPr>
                <w:webHidden/>
              </w:rPr>
              <w:fldChar w:fldCharType="separate"/>
            </w:r>
            <w:r w:rsidR="00FE1B44">
              <w:rPr>
                <w:rStyle w:val="IndexLink"/>
              </w:rPr>
              <w:t>Engenharia de software</w:t>
            </w:r>
            <w:r w:rsidR="00FE1B44">
              <w:rPr>
                <w:rStyle w:val="IndexLink"/>
              </w:rPr>
              <w:tab/>
              <w:t>14</w:t>
            </w:r>
            <w:r w:rsidR="00FE1B44">
              <w:rPr>
                <w:webHidden/>
              </w:rPr>
              <w:fldChar w:fldCharType="end"/>
            </w:r>
          </w:hyperlink>
        </w:p>
        <w:p w14:paraId="306F8B17" w14:textId="77777777" w:rsidR="00A30793" w:rsidRDefault="00962ACD">
          <w:pPr>
            <w:pStyle w:val="Sumrio2"/>
            <w:rPr>
              <w:rFonts w:asciiTheme="minorHAnsi" w:eastAsiaTheme="minorEastAsia" w:hAnsiTheme="minorHAnsi" w:cstheme="minorBidi"/>
              <w:sz w:val="22"/>
              <w:szCs w:val="22"/>
              <w:lang w:eastAsia="pt-BR"/>
            </w:rPr>
          </w:pPr>
          <w:hyperlink w:anchor="_Toc462535551">
            <w:r w:rsidR="00FE1B44">
              <w:rPr>
                <w:rStyle w:val="IndexLink"/>
                <w:i/>
                <w:webHidden/>
              </w:rPr>
              <w:t>2.3</w:t>
            </w:r>
            <w:r w:rsidR="00FE1B44">
              <w:rPr>
                <w:rStyle w:val="IndexLink"/>
                <w:rFonts w:asciiTheme="minorHAnsi" w:eastAsiaTheme="minorEastAsia" w:hAnsiTheme="minorHAnsi" w:cstheme="minorBidi"/>
                <w:sz w:val="22"/>
                <w:szCs w:val="22"/>
                <w:lang w:eastAsia="pt-BR"/>
              </w:rPr>
              <w:tab/>
            </w:r>
            <w:r w:rsidR="00FE1B44">
              <w:rPr>
                <w:rStyle w:val="IndexLink"/>
                <w:i/>
              </w:rPr>
              <w:t>Metodologia Ágil</w:t>
            </w:r>
            <w:r w:rsidR="00FE1B44">
              <w:rPr>
                <w:webHidden/>
              </w:rPr>
              <w:fldChar w:fldCharType="begin"/>
            </w:r>
            <w:r w:rsidR="00FE1B44">
              <w:rPr>
                <w:webHidden/>
              </w:rPr>
              <w:instrText>PAGEREF _Toc462535551 \h</w:instrText>
            </w:r>
            <w:r w:rsidR="00FE1B44">
              <w:rPr>
                <w:webHidden/>
              </w:rPr>
            </w:r>
            <w:r w:rsidR="00FE1B44">
              <w:rPr>
                <w:webHidden/>
              </w:rPr>
              <w:fldChar w:fldCharType="separate"/>
            </w:r>
            <w:r w:rsidR="00FE1B44">
              <w:rPr>
                <w:rStyle w:val="IndexLink"/>
              </w:rPr>
              <w:tab/>
              <w:t>14</w:t>
            </w:r>
            <w:r w:rsidR="00FE1B44">
              <w:rPr>
                <w:webHidden/>
              </w:rPr>
              <w:fldChar w:fldCharType="end"/>
            </w:r>
          </w:hyperlink>
        </w:p>
        <w:p w14:paraId="4237C6EC" w14:textId="77777777" w:rsidR="00A30793" w:rsidRDefault="00962ACD">
          <w:pPr>
            <w:pStyle w:val="Sumrio2"/>
            <w:rPr>
              <w:rFonts w:asciiTheme="minorHAnsi" w:eastAsiaTheme="minorEastAsia" w:hAnsiTheme="minorHAnsi" w:cstheme="minorBidi"/>
              <w:sz w:val="22"/>
              <w:szCs w:val="22"/>
              <w:lang w:eastAsia="pt-BR"/>
            </w:rPr>
          </w:pPr>
          <w:hyperlink w:anchor="_Toc462535552">
            <w:r w:rsidR="00FE1B44">
              <w:rPr>
                <w:rStyle w:val="IndexLink"/>
                <w:webHidden/>
              </w:rPr>
              <w:t>2.3.1 Feature Drive Development (FDD)</w:t>
            </w:r>
            <w:r w:rsidR="00FE1B44">
              <w:rPr>
                <w:webHidden/>
              </w:rPr>
              <w:fldChar w:fldCharType="begin"/>
            </w:r>
            <w:r w:rsidR="00FE1B44">
              <w:rPr>
                <w:webHidden/>
              </w:rPr>
              <w:instrText>PAGEREF _Toc462535552 \h</w:instrText>
            </w:r>
            <w:r w:rsidR="00FE1B44">
              <w:rPr>
                <w:webHidden/>
              </w:rPr>
            </w:r>
            <w:r w:rsidR="00FE1B44">
              <w:rPr>
                <w:webHidden/>
              </w:rPr>
              <w:fldChar w:fldCharType="separate"/>
            </w:r>
            <w:r w:rsidR="00FE1B44">
              <w:rPr>
                <w:rStyle w:val="IndexLink"/>
              </w:rPr>
              <w:tab/>
              <w:t>15</w:t>
            </w:r>
            <w:r w:rsidR="00FE1B44">
              <w:rPr>
                <w:webHidden/>
              </w:rPr>
              <w:fldChar w:fldCharType="end"/>
            </w:r>
          </w:hyperlink>
        </w:p>
        <w:p w14:paraId="70D73634" w14:textId="77777777" w:rsidR="00A30793" w:rsidRDefault="00962ACD">
          <w:pPr>
            <w:pStyle w:val="Sumrio2"/>
            <w:rPr>
              <w:rFonts w:asciiTheme="minorHAnsi" w:eastAsiaTheme="minorEastAsia" w:hAnsiTheme="minorHAnsi" w:cstheme="minorBidi"/>
              <w:sz w:val="22"/>
              <w:szCs w:val="22"/>
              <w:lang w:eastAsia="pt-BR"/>
            </w:rPr>
          </w:pPr>
          <w:hyperlink w:anchor="_Toc462535553">
            <w:r w:rsidR="00FE1B44">
              <w:rPr>
                <w:rStyle w:val="IndexLink"/>
                <w:webHidden/>
              </w:rPr>
              <w:t>2.4</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_Toc462535553 \h</w:instrText>
            </w:r>
            <w:r w:rsidR="00FE1B44">
              <w:rPr>
                <w:webHidden/>
              </w:rPr>
            </w:r>
            <w:r w:rsidR="00FE1B44">
              <w:rPr>
                <w:webHidden/>
              </w:rPr>
              <w:fldChar w:fldCharType="separate"/>
            </w:r>
            <w:r w:rsidR="00FE1B44">
              <w:rPr>
                <w:rStyle w:val="IndexLink"/>
              </w:rPr>
              <w:t>Usabilidade na web</w:t>
            </w:r>
            <w:r w:rsidR="00FE1B44">
              <w:rPr>
                <w:rStyle w:val="IndexLink"/>
              </w:rPr>
              <w:tab/>
              <w:t>16</w:t>
            </w:r>
            <w:r w:rsidR="00FE1B44">
              <w:rPr>
                <w:webHidden/>
              </w:rPr>
              <w:fldChar w:fldCharType="end"/>
            </w:r>
          </w:hyperlink>
        </w:p>
        <w:p w14:paraId="0B476D5E" w14:textId="77777777" w:rsidR="00A30793" w:rsidRDefault="00962ACD">
          <w:pPr>
            <w:pStyle w:val="Sumrio2"/>
            <w:rPr>
              <w:rFonts w:asciiTheme="minorHAnsi" w:eastAsiaTheme="minorEastAsia" w:hAnsiTheme="minorHAnsi" w:cstheme="minorBidi"/>
              <w:sz w:val="22"/>
              <w:szCs w:val="22"/>
              <w:lang w:eastAsia="pt-BR"/>
            </w:rPr>
          </w:pPr>
          <w:hyperlink w:anchor="_Toc462535554">
            <w:r w:rsidR="00FE1B44">
              <w:rPr>
                <w:rStyle w:val="IndexLink"/>
                <w:webHidden/>
              </w:rPr>
              <w:t>2.5</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_Toc462535554 \h</w:instrText>
            </w:r>
            <w:r w:rsidR="00FE1B44">
              <w:rPr>
                <w:webHidden/>
              </w:rPr>
            </w:r>
            <w:r w:rsidR="00FE1B44">
              <w:rPr>
                <w:webHidden/>
              </w:rPr>
              <w:fldChar w:fldCharType="separate"/>
            </w:r>
            <w:r w:rsidR="00FE1B44">
              <w:rPr>
                <w:rStyle w:val="IndexLink"/>
              </w:rPr>
              <w:t>Linguagem de modelagem unificada (UML)</w:t>
            </w:r>
            <w:r w:rsidR="00FE1B44">
              <w:rPr>
                <w:rStyle w:val="IndexLink"/>
              </w:rPr>
              <w:tab/>
              <w:t>16</w:t>
            </w:r>
            <w:r w:rsidR="00FE1B44">
              <w:rPr>
                <w:webHidden/>
              </w:rPr>
              <w:fldChar w:fldCharType="end"/>
            </w:r>
          </w:hyperlink>
        </w:p>
        <w:p w14:paraId="4E3B6805" w14:textId="77777777" w:rsidR="00A30793" w:rsidRDefault="00962ACD">
          <w:pPr>
            <w:pStyle w:val="Sumrio3"/>
            <w:rPr>
              <w:rFonts w:asciiTheme="minorHAnsi" w:eastAsiaTheme="minorEastAsia" w:hAnsiTheme="minorHAnsi" w:cstheme="minorBidi"/>
              <w:sz w:val="22"/>
              <w:szCs w:val="22"/>
              <w:lang w:eastAsia="pt-BR"/>
            </w:rPr>
          </w:pPr>
          <w:hyperlink w:anchor="_Toc462535555">
            <w:r w:rsidR="00FE1B44">
              <w:rPr>
                <w:rStyle w:val="IndexLink"/>
                <w:webHidden/>
              </w:rPr>
              <w:t>2.5.1 Diagrama de Caso de Uso</w:t>
            </w:r>
            <w:r w:rsidR="00FE1B44">
              <w:rPr>
                <w:webHidden/>
              </w:rPr>
              <w:fldChar w:fldCharType="begin"/>
            </w:r>
            <w:r w:rsidR="00FE1B44">
              <w:rPr>
                <w:webHidden/>
              </w:rPr>
              <w:instrText>PAGEREF _Toc462535555 \h</w:instrText>
            </w:r>
            <w:r w:rsidR="00FE1B44">
              <w:rPr>
                <w:webHidden/>
              </w:rPr>
            </w:r>
            <w:r w:rsidR="00FE1B44">
              <w:rPr>
                <w:webHidden/>
              </w:rPr>
              <w:fldChar w:fldCharType="separate"/>
            </w:r>
            <w:r w:rsidR="00FE1B44">
              <w:rPr>
                <w:rStyle w:val="IndexLink"/>
              </w:rPr>
              <w:tab/>
              <w:t>17</w:t>
            </w:r>
            <w:r w:rsidR="00FE1B44">
              <w:rPr>
                <w:webHidden/>
              </w:rPr>
              <w:fldChar w:fldCharType="end"/>
            </w:r>
          </w:hyperlink>
        </w:p>
        <w:p w14:paraId="58125C7C" w14:textId="77777777" w:rsidR="00A30793" w:rsidRDefault="00962ACD">
          <w:pPr>
            <w:pStyle w:val="Sumrio3"/>
            <w:rPr>
              <w:rFonts w:asciiTheme="minorHAnsi" w:eastAsiaTheme="minorEastAsia" w:hAnsiTheme="minorHAnsi" w:cstheme="minorBidi"/>
              <w:sz w:val="22"/>
              <w:szCs w:val="22"/>
              <w:lang w:eastAsia="pt-BR"/>
            </w:rPr>
          </w:pPr>
          <w:hyperlink w:anchor="_Toc462535556">
            <w:r w:rsidR="00FE1B44">
              <w:rPr>
                <w:rStyle w:val="IndexLink"/>
                <w:webHidden/>
              </w:rPr>
              <w:t>2.5.2 Diagrama de Sequência</w:t>
            </w:r>
            <w:r w:rsidR="00FE1B44">
              <w:rPr>
                <w:webHidden/>
              </w:rPr>
              <w:fldChar w:fldCharType="begin"/>
            </w:r>
            <w:r w:rsidR="00FE1B44">
              <w:rPr>
                <w:webHidden/>
              </w:rPr>
              <w:instrText>PAGEREF _Toc462535556 \h</w:instrText>
            </w:r>
            <w:r w:rsidR="00FE1B44">
              <w:rPr>
                <w:webHidden/>
              </w:rPr>
            </w:r>
            <w:r w:rsidR="00FE1B44">
              <w:rPr>
                <w:webHidden/>
              </w:rPr>
              <w:fldChar w:fldCharType="separate"/>
            </w:r>
            <w:r w:rsidR="00FE1B44">
              <w:rPr>
                <w:rStyle w:val="IndexLink"/>
              </w:rPr>
              <w:tab/>
              <w:t>17</w:t>
            </w:r>
            <w:r w:rsidR="00FE1B44">
              <w:rPr>
                <w:webHidden/>
              </w:rPr>
              <w:fldChar w:fldCharType="end"/>
            </w:r>
          </w:hyperlink>
        </w:p>
        <w:p w14:paraId="5372E4A0" w14:textId="77777777" w:rsidR="00A30793" w:rsidRDefault="00962ACD">
          <w:pPr>
            <w:pStyle w:val="Sumrio3"/>
            <w:rPr>
              <w:rFonts w:asciiTheme="minorHAnsi" w:eastAsiaTheme="minorEastAsia" w:hAnsiTheme="minorHAnsi" w:cstheme="minorBidi"/>
              <w:sz w:val="22"/>
              <w:szCs w:val="22"/>
              <w:lang w:eastAsia="pt-BR"/>
            </w:rPr>
          </w:pPr>
          <w:hyperlink w:anchor="_Toc462535557">
            <w:r w:rsidR="00FE1B44">
              <w:rPr>
                <w:rStyle w:val="IndexLink"/>
                <w:webHidden/>
              </w:rPr>
              <w:t>2.5.3 Diagrama de Classes</w:t>
            </w:r>
            <w:r w:rsidR="00FE1B44">
              <w:rPr>
                <w:webHidden/>
              </w:rPr>
              <w:fldChar w:fldCharType="begin"/>
            </w:r>
            <w:r w:rsidR="00FE1B44">
              <w:rPr>
                <w:webHidden/>
              </w:rPr>
              <w:instrText>PAGEREF _Toc462535557 \h</w:instrText>
            </w:r>
            <w:r w:rsidR="00FE1B44">
              <w:rPr>
                <w:webHidden/>
              </w:rPr>
            </w:r>
            <w:r w:rsidR="00FE1B44">
              <w:rPr>
                <w:webHidden/>
              </w:rPr>
              <w:fldChar w:fldCharType="separate"/>
            </w:r>
            <w:r w:rsidR="00FE1B44">
              <w:rPr>
                <w:rStyle w:val="IndexLink"/>
              </w:rPr>
              <w:tab/>
              <w:t>18</w:t>
            </w:r>
            <w:r w:rsidR="00FE1B44">
              <w:rPr>
                <w:webHidden/>
              </w:rPr>
              <w:fldChar w:fldCharType="end"/>
            </w:r>
          </w:hyperlink>
        </w:p>
        <w:p w14:paraId="79B9B752" w14:textId="77777777" w:rsidR="00A30793" w:rsidRDefault="00962ACD">
          <w:pPr>
            <w:pStyle w:val="Sumrio2"/>
            <w:rPr>
              <w:rFonts w:asciiTheme="minorHAnsi" w:eastAsiaTheme="minorEastAsia" w:hAnsiTheme="minorHAnsi" w:cstheme="minorBidi"/>
              <w:sz w:val="22"/>
              <w:szCs w:val="22"/>
              <w:lang w:eastAsia="pt-BR"/>
            </w:rPr>
          </w:pPr>
          <w:hyperlink w:anchor="_Toc462535558">
            <w:r w:rsidR="00FE1B44">
              <w:rPr>
                <w:rStyle w:val="IndexLink"/>
                <w:webHidden/>
              </w:rPr>
              <w:t>6. Ferramentas Case</w:t>
            </w:r>
            <w:r w:rsidR="00FE1B44">
              <w:rPr>
                <w:webHidden/>
              </w:rPr>
              <w:fldChar w:fldCharType="begin"/>
            </w:r>
            <w:r w:rsidR="00FE1B44">
              <w:rPr>
                <w:webHidden/>
              </w:rPr>
              <w:instrText>PAGEREF _Toc462535558 \h</w:instrText>
            </w:r>
            <w:r w:rsidR="00FE1B44">
              <w:rPr>
                <w:webHidden/>
              </w:rPr>
            </w:r>
            <w:r w:rsidR="00FE1B44">
              <w:rPr>
                <w:webHidden/>
              </w:rPr>
              <w:fldChar w:fldCharType="separate"/>
            </w:r>
            <w:r w:rsidR="00FE1B44">
              <w:rPr>
                <w:rStyle w:val="IndexLink"/>
              </w:rPr>
              <w:tab/>
              <w:t>18</w:t>
            </w:r>
            <w:r w:rsidR="00FE1B44">
              <w:rPr>
                <w:webHidden/>
              </w:rPr>
              <w:fldChar w:fldCharType="end"/>
            </w:r>
          </w:hyperlink>
        </w:p>
        <w:p w14:paraId="64BAC5E3" w14:textId="77777777" w:rsidR="00A30793" w:rsidRDefault="00962ACD">
          <w:pPr>
            <w:pStyle w:val="Sumrio3"/>
            <w:rPr>
              <w:rFonts w:asciiTheme="minorHAnsi" w:eastAsiaTheme="minorEastAsia" w:hAnsiTheme="minorHAnsi" w:cstheme="minorBidi"/>
              <w:sz w:val="22"/>
              <w:szCs w:val="22"/>
              <w:lang w:eastAsia="pt-BR"/>
            </w:rPr>
          </w:pPr>
          <w:hyperlink w:anchor="_Toc462535559">
            <w:r w:rsidR="00FE1B44">
              <w:rPr>
                <w:rStyle w:val="IndexLink"/>
                <w:webHidden/>
              </w:rPr>
              <w:t>6.1 Astah Community</w:t>
            </w:r>
            <w:r w:rsidR="00FE1B44">
              <w:rPr>
                <w:webHidden/>
              </w:rPr>
              <w:fldChar w:fldCharType="begin"/>
            </w:r>
            <w:r w:rsidR="00FE1B44">
              <w:rPr>
                <w:webHidden/>
              </w:rPr>
              <w:instrText>PAGEREF _Toc462535559 \h</w:instrText>
            </w:r>
            <w:r w:rsidR="00FE1B44">
              <w:rPr>
                <w:webHidden/>
              </w:rPr>
            </w:r>
            <w:r w:rsidR="00FE1B44">
              <w:rPr>
                <w:webHidden/>
              </w:rPr>
              <w:fldChar w:fldCharType="separate"/>
            </w:r>
            <w:r w:rsidR="00FE1B44">
              <w:rPr>
                <w:rStyle w:val="IndexLink"/>
              </w:rPr>
              <w:tab/>
              <w:t>18</w:t>
            </w:r>
            <w:r w:rsidR="00FE1B44">
              <w:rPr>
                <w:webHidden/>
              </w:rPr>
              <w:fldChar w:fldCharType="end"/>
            </w:r>
          </w:hyperlink>
        </w:p>
        <w:p w14:paraId="6C469477" w14:textId="77777777" w:rsidR="00A30793" w:rsidRDefault="00962ACD">
          <w:pPr>
            <w:pStyle w:val="Sumrio2"/>
            <w:rPr>
              <w:rFonts w:asciiTheme="minorHAnsi" w:eastAsiaTheme="minorEastAsia" w:hAnsiTheme="minorHAnsi" w:cstheme="minorBidi"/>
              <w:sz w:val="22"/>
              <w:szCs w:val="22"/>
              <w:lang w:eastAsia="pt-BR"/>
            </w:rPr>
          </w:pPr>
          <w:hyperlink w:anchor="_Toc462535560">
            <w:r w:rsidR="00FE1B44">
              <w:rPr>
                <w:rStyle w:val="IndexLink"/>
                <w:webHidden/>
              </w:rPr>
              <w:t>7. HTML</w:t>
            </w:r>
            <w:r w:rsidR="00FE1B44">
              <w:rPr>
                <w:webHidden/>
              </w:rPr>
              <w:fldChar w:fldCharType="begin"/>
            </w:r>
            <w:r w:rsidR="00FE1B44">
              <w:rPr>
                <w:webHidden/>
              </w:rPr>
              <w:instrText>PAGEREF _Toc462535560 \h</w:instrText>
            </w:r>
            <w:r w:rsidR="00FE1B44">
              <w:rPr>
                <w:webHidden/>
              </w:rPr>
            </w:r>
            <w:r w:rsidR="00FE1B44">
              <w:rPr>
                <w:webHidden/>
              </w:rPr>
              <w:fldChar w:fldCharType="separate"/>
            </w:r>
            <w:r w:rsidR="00FE1B44">
              <w:rPr>
                <w:rStyle w:val="IndexLink"/>
              </w:rPr>
              <w:tab/>
              <w:t>19</w:t>
            </w:r>
            <w:r w:rsidR="00FE1B44">
              <w:rPr>
                <w:webHidden/>
              </w:rPr>
              <w:fldChar w:fldCharType="end"/>
            </w:r>
          </w:hyperlink>
        </w:p>
        <w:p w14:paraId="6ABA94DC" w14:textId="77777777" w:rsidR="00A30793" w:rsidRDefault="00962ACD">
          <w:pPr>
            <w:pStyle w:val="Sumrio2"/>
            <w:rPr>
              <w:rFonts w:asciiTheme="minorHAnsi" w:eastAsiaTheme="minorEastAsia" w:hAnsiTheme="minorHAnsi" w:cstheme="minorBidi"/>
              <w:sz w:val="22"/>
              <w:szCs w:val="22"/>
              <w:lang w:eastAsia="pt-BR"/>
            </w:rPr>
          </w:pPr>
          <w:hyperlink w:anchor="_Toc462535561">
            <w:r w:rsidR="00FE1B44">
              <w:rPr>
                <w:rStyle w:val="IndexLink"/>
                <w:webHidden/>
              </w:rPr>
              <w:t>8. CSS</w:t>
            </w:r>
            <w:r w:rsidR="00FE1B44">
              <w:rPr>
                <w:webHidden/>
              </w:rPr>
              <w:fldChar w:fldCharType="begin"/>
            </w:r>
            <w:r w:rsidR="00FE1B44">
              <w:rPr>
                <w:webHidden/>
              </w:rPr>
              <w:instrText>PAGEREF _Toc462535561 \h</w:instrText>
            </w:r>
            <w:r w:rsidR="00FE1B44">
              <w:rPr>
                <w:webHidden/>
              </w:rPr>
            </w:r>
            <w:r w:rsidR="00FE1B44">
              <w:rPr>
                <w:webHidden/>
              </w:rPr>
              <w:fldChar w:fldCharType="separate"/>
            </w:r>
            <w:r w:rsidR="00FE1B44">
              <w:rPr>
                <w:rStyle w:val="IndexLink"/>
              </w:rPr>
              <w:tab/>
              <w:t>19</w:t>
            </w:r>
            <w:r w:rsidR="00FE1B44">
              <w:rPr>
                <w:webHidden/>
              </w:rPr>
              <w:fldChar w:fldCharType="end"/>
            </w:r>
          </w:hyperlink>
        </w:p>
        <w:p w14:paraId="12EDB10A" w14:textId="77777777" w:rsidR="00A30793" w:rsidRDefault="00962ACD">
          <w:pPr>
            <w:pStyle w:val="Sumrio2"/>
            <w:rPr>
              <w:rFonts w:asciiTheme="minorHAnsi" w:eastAsiaTheme="minorEastAsia" w:hAnsiTheme="minorHAnsi" w:cstheme="minorBidi"/>
              <w:sz w:val="22"/>
              <w:szCs w:val="22"/>
              <w:lang w:eastAsia="pt-BR"/>
            </w:rPr>
          </w:pPr>
          <w:hyperlink w:anchor="_Toc462535562">
            <w:r w:rsidR="00FE1B44">
              <w:rPr>
                <w:rStyle w:val="IndexLink"/>
                <w:webHidden/>
              </w:rPr>
              <w:t>9. PHP</w:t>
            </w:r>
            <w:r w:rsidR="00FE1B44">
              <w:rPr>
                <w:webHidden/>
              </w:rPr>
              <w:fldChar w:fldCharType="begin"/>
            </w:r>
            <w:r w:rsidR="00FE1B44">
              <w:rPr>
                <w:webHidden/>
              </w:rPr>
              <w:instrText>PAGEREF _Toc462535562 \h</w:instrText>
            </w:r>
            <w:r w:rsidR="00FE1B44">
              <w:rPr>
                <w:webHidden/>
              </w:rPr>
            </w:r>
            <w:r w:rsidR="00FE1B44">
              <w:rPr>
                <w:webHidden/>
              </w:rPr>
              <w:fldChar w:fldCharType="separate"/>
            </w:r>
            <w:r w:rsidR="00FE1B44">
              <w:rPr>
                <w:rStyle w:val="IndexLink"/>
              </w:rPr>
              <w:tab/>
              <w:t>20</w:t>
            </w:r>
            <w:r w:rsidR="00FE1B44">
              <w:rPr>
                <w:webHidden/>
              </w:rPr>
              <w:fldChar w:fldCharType="end"/>
            </w:r>
          </w:hyperlink>
        </w:p>
        <w:p w14:paraId="43AD7C70" w14:textId="77777777" w:rsidR="00A30793" w:rsidRDefault="00962ACD">
          <w:pPr>
            <w:pStyle w:val="Sumrio2"/>
            <w:rPr>
              <w:rFonts w:asciiTheme="minorHAnsi" w:eastAsiaTheme="minorEastAsia" w:hAnsiTheme="minorHAnsi" w:cstheme="minorBidi"/>
              <w:sz w:val="22"/>
              <w:szCs w:val="22"/>
              <w:lang w:eastAsia="pt-BR"/>
            </w:rPr>
          </w:pPr>
          <w:hyperlink w:anchor="_Toc462535563">
            <w:r w:rsidR="00FE1B44">
              <w:rPr>
                <w:rStyle w:val="IndexLink"/>
                <w:webHidden/>
              </w:rPr>
              <w:t>10. Banco de Dados – MySql</w:t>
            </w:r>
            <w:r w:rsidR="00FE1B44">
              <w:rPr>
                <w:webHidden/>
              </w:rPr>
              <w:fldChar w:fldCharType="begin"/>
            </w:r>
            <w:r w:rsidR="00FE1B44">
              <w:rPr>
                <w:webHidden/>
              </w:rPr>
              <w:instrText>PAGEREF _Toc462535563 \h</w:instrText>
            </w:r>
            <w:r w:rsidR="00FE1B44">
              <w:rPr>
                <w:webHidden/>
              </w:rPr>
            </w:r>
            <w:r w:rsidR="00FE1B44">
              <w:rPr>
                <w:webHidden/>
              </w:rPr>
              <w:fldChar w:fldCharType="separate"/>
            </w:r>
            <w:r w:rsidR="00FE1B44">
              <w:rPr>
                <w:rStyle w:val="IndexLink"/>
              </w:rPr>
              <w:tab/>
              <w:t>20</w:t>
            </w:r>
            <w:r w:rsidR="00FE1B44">
              <w:rPr>
                <w:webHidden/>
              </w:rPr>
              <w:fldChar w:fldCharType="end"/>
            </w:r>
          </w:hyperlink>
        </w:p>
        <w:p w14:paraId="718BAA2E" w14:textId="77777777" w:rsidR="00A30793" w:rsidRDefault="00962ACD">
          <w:pPr>
            <w:pStyle w:val="Sumrio2"/>
            <w:rPr>
              <w:rFonts w:asciiTheme="minorHAnsi" w:eastAsiaTheme="minorEastAsia" w:hAnsiTheme="minorHAnsi" w:cstheme="minorBidi"/>
              <w:sz w:val="22"/>
              <w:szCs w:val="22"/>
              <w:lang w:eastAsia="pt-BR"/>
            </w:rPr>
          </w:pPr>
          <w:hyperlink w:anchor="_Toc462535564">
            <w:r w:rsidR="00FE1B44">
              <w:rPr>
                <w:rStyle w:val="IndexLink"/>
                <w:webHidden/>
              </w:rPr>
              <w:t>11. Javascript</w:t>
            </w:r>
            <w:r w:rsidR="00FE1B44">
              <w:rPr>
                <w:webHidden/>
              </w:rPr>
              <w:fldChar w:fldCharType="begin"/>
            </w:r>
            <w:r w:rsidR="00FE1B44">
              <w:rPr>
                <w:webHidden/>
              </w:rPr>
              <w:instrText>PAGEREF _Toc462535564 \h</w:instrText>
            </w:r>
            <w:r w:rsidR="00FE1B44">
              <w:rPr>
                <w:webHidden/>
              </w:rPr>
            </w:r>
            <w:r w:rsidR="00FE1B44">
              <w:rPr>
                <w:webHidden/>
              </w:rPr>
              <w:fldChar w:fldCharType="separate"/>
            </w:r>
            <w:r w:rsidR="00FE1B44">
              <w:rPr>
                <w:rStyle w:val="IndexLink"/>
              </w:rPr>
              <w:tab/>
              <w:t>21</w:t>
            </w:r>
            <w:r w:rsidR="00FE1B44">
              <w:rPr>
                <w:webHidden/>
              </w:rPr>
              <w:fldChar w:fldCharType="end"/>
            </w:r>
          </w:hyperlink>
        </w:p>
        <w:p w14:paraId="160C8A38" w14:textId="77777777" w:rsidR="00A30793" w:rsidRDefault="00962ACD">
          <w:pPr>
            <w:pStyle w:val="Sumrio2"/>
            <w:rPr>
              <w:rFonts w:asciiTheme="minorHAnsi" w:eastAsiaTheme="minorEastAsia" w:hAnsiTheme="minorHAnsi" w:cstheme="minorBidi"/>
              <w:sz w:val="22"/>
              <w:szCs w:val="22"/>
              <w:lang w:eastAsia="pt-BR"/>
            </w:rPr>
          </w:pPr>
          <w:hyperlink w:anchor="_Toc462535565">
            <w:r w:rsidR="00FE1B44">
              <w:rPr>
                <w:rStyle w:val="IndexLink"/>
                <w:webHidden/>
              </w:rPr>
              <w:t>12. Jquery</w:t>
            </w:r>
            <w:r w:rsidR="00FE1B44">
              <w:rPr>
                <w:webHidden/>
              </w:rPr>
              <w:fldChar w:fldCharType="begin"/>
            </w:r>
            <w:r w:rsidR="00FE1B44">
              <w:rPr>
                <w:webHidden/>
              </w:rPr>
              <w:instrText>PAGEREF _Toc462535565 \h</w:instrText>
            </w:r>
            <w:r w:rsidR="00FE1B44">
              <w:rPr>
                <w:webHidden/>
              </w:rPr>
            </w:r>
            <w:r w:rsidR="00FE1B44">
              <w:rPr>
                <w:webHidden/>
              </w:rPr>
              <w:fldChar w:fldCharType="separate"/>
            </w:r>
            <w:r w:rsidR="00FE1B44">
              <w:rPr>
                <w:rStyle w:val="IndexLink"/>
              </w:rPr>
              <w:tab/>
              <w:t>22</w:t>
            </w:r>
            <w:r w:rsidR="00FE1B44">
              <w:rPr>
                <w:webHidden/>
              </w:rPr>
              <w:fldChar w:fldCharType="end"/>
            </w:r>
          </w:hyperlink>
        </w:p>
        <w:p w14:paraId="7A1F4235" w14:textId="77777777" w:rsidR="00A30793" w:rsidRDefault="00962ACD">
          <w:pPr>
            <w:pStyle w:val="Sumrio2"/>
            <w:rPr>
              <w:rFonts w:asciiTheme="minorHAnsi" w:eastAsiaTheme="minorEastAsia" w:hAnsiTheme="minorHAnsi" w:cstheme="minorBidi"/>
              <w:sz w:val="22"/>
              <w:szCs w:val="22"/>
              <w:lang w:eastAsia="pt-BR"/>
            </w:rPr>
          </w:pPr>
          <w:hyperlink w:anchor="_Toc462535566">
            <w:r w:rsidR="00FE1B44">
              <w:rPr>
                <w:rStyle w:val="IndexLink"/>
                <w:webHidden/>
              </w:rPr>
              <w:t>13. Laravel 5.1</w:t>
            </w:r>
            <w:r w:rsidR="00FE1B44">
              <w:rPr>
                <w:webHidden/>
              </w:rPr>
              <w:fldChar w:fldCharType="begin"/>
            </w:r>
            <w:r w:rsidR="00FE1B44">
              <w:rPr>
                <w:webHidden/>
              </w:rPr>
              <w:instrText>PAGEREF _Toc462535566 \h</w:instrText>
            </w:r>
            <w:r w:rsidR="00FE1B44">
              <w:rPr>
                <w:webHidden/>
              </w:rPr>
            </w:r>
            <w:r w:rsidR="00FE1B44">
              <w:rPr>
                <w:webHidden/>
              </w:rPr>
              <w:fldChar w:fldCharType="separate"/>
            </w:r>
            <w:r w:rsidR="00FE1B44">
              <w:rPr>
                <w:rStyle w:val="IndexLink"/>
              </w:rPr>
              <w:tab/>
              <w:t>22</w:t>
            </w:r>
            <w:r w:rsidR="00FE1B44">
              <w:rPr>
                <w:webHidden/>
              </w:rPr>
              <w:fldChar w:fldCharType="end"/>
            </w:r>
          </w:hyperlink>
        </w:p>
        <w:p w14:paraId="1C3BF07B" w14:textId="77777777" w:rsidR="00A30793" w:rsidRDefault="00962ACD">
          <w:pPr>
            <w:pStyle w:val="Sumrio1"/>
            <w:rPr>
              <w:rFonts w:asciiTheme="minorHAnsi" w:eastAsiaTheme="minorEastAsia" w:hAnsiTheme="minorHAnsi" w:cstheme="minorBidi"/>
              <w:w w:val="100"/>
              <w:sz w:val="22"/>
              <w:szCs w:val="22"/>
              <w:lang w:eastAsia="pt-BR"/>
            </w:rPr>
          </w:pPr>
          <w:hyperlink w:anchor="_Toc462535567">
            <w:r w:rsidR="00FE1B44">
              <w:rPr>
                <w:rStyle w:val="IndexLink"/>
                <w:webHidden/>
              </w:rPr>
              <w:t>3</w:t>
            </w:r>
            <w:r w:rsidR="00FE1B44">
              <w:rPr>
                <w:rStyle w:val="IndexLink"/>
                <w:rFonts w:asciiTheme="minorHAnsi" w:eastAsiaTheme="minorEastAsia" w:hAnsiTheme="minorHAnsi" w:cstheme="minorBidi"/>
                <w:w w:val="100"/>
                <w:sz w:val="22"/>
                <w:szCs w:val="22"/>
                <w:lang w:eastAsia="pt-BR"/>
              </w:rPr>
              <w:tab/>
            </w:r>
            <w:r w:rsidR="00FE1B44">
              <w:rPr>
                <w:webHidden/>
              </w:rPr>
              <w:fldChar w:fldCharType="begin"/>
            </w:r>
            <w:r w:rsidR="00FE1B44">
              <w:rPr>
                <w:webHidden/>
              </w:rPr>
              <w:instrText>PAGEREF _Toc462535567 \h</w:instrText>
            </w:r>
            <w:r w:rsidR="00FE1B44">
              <w:rPr>
                <w:webHidden/>
              </w:rPr>
            </w:r>
            <w:r w:rsidR="00FE1B44">
              <w:rPr>
                <w:webHidden/>
              </w:rPr>
              <w:fldChar w:fldCharType="separate"/>
            </w:r>
            <w:r w:rsidR="00FE1B44">
              <w:rPr>
                <w:rStyle w:val="IndexLink"/>
              </w:rPr>
              <w:t>TRABALHO DESENVOLVIDO</w:t>
            </w:r>
            <w:r w:rsidR="00FE1B44">
              <w:rPr>
                <w:rStyle w:val="IndexLink"/>
              </w:rPr>
              <w:tab/>
              <w:t>23</w:t>
            </w:r>
            <w:r w:rsidR="00FE1B44">
              <w:rPr>
                <w:webHidden/>
              </w:rPr>
              <w:fldChar w:fldCharType="end"/>
            </w:r>
          </w:hyperlink>
        </w:p>
        <w:p w14:paraId="428550A9" w14:textId="77777777" w:rsidR="00A30793" w:rsidRDefault="00962ACD">
          <w:pPr>
            <w:pStyle w:val="Sumrio2"/>
            <w:rPr>
              <w:rFonts w:asciiTheme="minorHAnsi" w:eastAsiaTheme="minorEastAsia" w:hAnsiTheme="minorHAnsi" w:cstheme="minorBidi"/>
              <w:sz w:val="22"/>
              <w:szCs w:val="22"/>
              <w:lang w:eastAsia="pt-BR"/>
            </w:rPr>
          </w:pPr>
          <w:hyperlink w:anchor="_Toc462535568">
            <w:r w:rsidR="00FE1B44">
              <w:rPr>
                <w:rStyle w:val="IndexLink"/>
                <w:webHidden/>
              </w:rPr>
              <w:t>3.1</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_Toc462535568 \h</w:instrText>
            </w:r>
            <w:r w:rsidR="00FE1B44">
              <w:rPr>
                <w:webHidden/>
              </w:rPr>
            </w:r>
            <w:r w:rsidR="00FE1B44">
              <w:rPr>
                <w:webHidden/>
              </w:rPr>
              <w:fldChar w:fldCharType="separate"/>
            </w:r>
            <w:r w:rsidR="00FE1B44">
              <w:rPr>
                <w:rStyle w:val="IndexLink"/>
              </w:rPr>
              <w:t>Escopo do produto</w:t>
            </w:r>
            <w:r w:rsidR="00FE1B44">
              <w:rPr>
                <w:rStyle w:val="IndexLink"/>
              </w:rPr>
              <w:tab/>
              <w:t>24</w:t>
            </w:r>
            <w:r w:rsidR="00FE1B44">
              <w:rPr>
                <w:webHidden/>
              </w:rPr>
              <w:fldChar w:fldCharType="end"/>
            </w:r>
          </w:hyperlink>
        </w:p>
        <w:p w14:paraId="0F744328" w14:textId="77777777" w:rsidR="00A30793" w:rsidRDefault="00962ACD">
          <w:pPr>
            <w:pStyle w:val="Sumrio3"/>
            <w:rPr>
              <w:rFonts w:asciiTheme="minorHAnsi" w:eastAsiaTheme="minorEastAsia" w:hAnsiTheme="minorHAnsi" w:cstheme="minorBidi"/>
              <w:sz w:val="22"/>
              <w:szCs w:val="22"/>
              <w:lang w:eastAsia="pt-BR"/>
            </w:rPr>
          </w:pPr>
          <w:hyperlink w:anchor="_Toc462535569">
            <w:r w:rsidR="00FE1B44">
              <w:rPr>
                <w:rStyle w:val="IndexLink"/>
                <w:webHidden/>
              </w:rPr>
              <w:t>3.1.1</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_Toc462535569 \h</w:instrText>
            </w:r>
            <w:r w:rsidR="00FE1B44">
              <w:rPr>
                <w:webHidden/>
              </w:rPr>
            </w:r>
            <w:r w:rsidR="00FE1B44">
              <w:rPr>
                <w:webHidden/>
              </w:rPr>
              <w:fldChar w:fldCharType="separate"/>
            </w:r>
            <w:r w:rsidR="00FE1B44">
              <w:rPr>
                <w:rStyle w:val="IndexLink"/>
              </w:rPr>
              <w:t>Nome do produto e seus principais componentes</w:t>
            </w:r>
            <w:r w:rsidR="00FE1B44">
              <w:rPr>
                <w:rStyle w:val="IndexLink"/>
              </w:rPr>
              <w:tab/>
              <w:t>25</w:t>
            </w:r>
            <w:r w:rsidR="00FE1B44">
              <w:rPr>
                <w:webHidden/>
              </w:rPr>
              <w:fldChar w:fldCharType="end"/>
            </w:r>
          </w:hyperlink>
        </w:p>
        <w:p w14:paraId="7A410E40" w14:textId="77777777" w:rsidR="00A30793" w:rsidRDefault="00962ACD">
          <w:pPr>
            <w:pStyle w:val="Sumrio2"/>
            <w:rPr>
              <w:rFonts w:asciiTheme="minorHAnsi" w:eastAsiaTheme="minorEastAsia" w:hAnsiTheme="minorHAnsi" w:cstheme="minorBidi"/>
              <w:sz w:val="22"/>
              <w:szCs w:val="22"/>
              <w:lang w:eastAsia="pt-BR"/>
            </w:rPr>
          </w:pPr>
          <w:hyperlink w:anchor="_Toc462535570">
            <w:r w:rsidR="00FE1B44">
              <w:rPr>
                <w:rStyle w:val="IndexLink"/>
                <w:webHidden/>
              </w:rPr>
              <w:t>3.2</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_Toc462535570 \h</w:instrText>
            </w:r>
            <w:r w:rsidR="00FE1B44">
              <w:rPr>
                <w:webHidden/>
              </w:rPr>
            </w:r>
            <w:r w:rsidR="00FE1B44">
              <w:rPr>
                <w:webHidden/>
              </w:rPr>
              <w:fldChar w:fldCharType="separate"/>
            </w:r>
            <w:r w:rsidR="00FE1B44">
              <w:rPr>
                <w:rStyle w:val="IndexLink"/>
              </w:rPr>
              <w:t>Concepção e Planejamento</w:t>
            </w:r>
            <w:r w:rsidR="00FE1B44">
              <w:rPr>
                <w:rStyle w:val="IndexLink"/>
              </w:rPr>
              <w:tab/>
              <w:t>26</w:t>
            </w:r>
            <w:r w:rsidR="00FE1B44">
              <w:rPr>
                <w:webHidden/>
              </w:rPr>
              <w:fldChar w:fldCharType="end"/>
            </w:r>
          </w:hyperlink>
        </w:p>
        <w:p w14:paraId="2CCC9A59" w14:textId="77777777" w:rsidR="00A30793" w:rsidRDefault="00962ACD">
          <w:pPr>
            <w:pStyle w:val="Sumrio2"/>
            <w:rPr>
              <w:rFonts w:asciiTheme="minorHAnsi" w:eastAsiaTheme="minorEastAsia" w:hAnsiTheme="minorHAnsi" w:cstheme="minorBidi"/>
              <w:sz w:val="22"/>
              <w:szCs w:val="22"/>
              <w:lang w:eastAsia="pt-BR"/>
            </w:rPr>
          </w:pPr>
          <w:hyperlink w:anchor="_Toc462535571">
            <w:r w:rsidR="00FE1B44">
              <w:rPr>
                <w:rStyle w:val="IndexLink"/>
                <w:webHidden/>
              </w:rPr>
              <w:t>3.2.1</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_Toc462535571 \h</w:instrText>
            </w:r>
            <w:r w:rsidR="00FE1B44">
              <w:rPr>
                <w:webHidden/>
              </w:rPr>
            </w:r>
            <w:r w:rsidR="00FE1B44">
              <w:rPr>
                <w:webHidden/>
              </w:rPr>
              <w:fldChar w:fldCharType="separate"/>
            </w:r>
            <w:r w:rsidR="00FE1B44">
              <w:rPr>
                <w:rStyle w:val="IndexLink"/>
              </w:rPr>
              <w:t>Modelo Abrangente</w:t>
            </w:r>
            <w:r w:rsidR="00FE1B44">
              <w:rPr>
                <w:rStyle w:val="IndexLink"/>
              </w:rPr>
              <w:tab/>
              <w:t>26</w:t>
            </w:r>
            <w:r w:rsidR="00FE1B44">
              <w:rPr>
                <w:webHidden/>
              </w:rPr>
              <w:fldChar w:fldCharType="end"/>
            </w:r>
          </w:hyperlink>
        </w:p>
        <w:p w14:paraId="404A0DCA" w14:textId="77777777" w:rsidR="00A30793" w:rsidRDefault="00962ACD">
          <w:pPr>
            <w:pStyle w:val="Sumrio3"/>
            <w:rPr>
              <w:rFonts w:asciiTheme="minorHAnsi" w:eastAsiaTheme="minorEastAsia" w:hAnsiTheme="minorHAnsi" w:cstheme="minorBidi"/>
              <w:sz w:val="22"/>
              <w:szCs w:val="22"/>
              <w:lang w:eastAsia="pt-BR"/>
            </w:rPr>
          </w:pPr>
          <w:hyperlink w:anchor="_Toc462535572">
            <w:r w:rsidR="00FE1B44">
              <w:rPr>
                <w:rStyle w:val="IndexLink"/>
                <w:webHidden/>
              </w:rPr>
              <w:t>3.2.2</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_Toc462535572 \h</w:instrText>
            </w:r>
            <w:r w:rsidR="00FE1B44">
              <w:rPr>
                <w:webHidden/>
              </w:rPr>
            </w:r>
            <w:r w:rsidR="00FE1B44">
              <w:rPr>
                <w:webHidden/>
              </w:rPr>
              <w:fldChar w:fldCharType="separate"/>
            </w:r>
            <w:r w:rsidR="00FE1B44">
              <w:rPr>
                <w:rStyle w:val="IndexLink"/>
              </w:rPr>
              <w:t>Construir a Lista de Funcionalidades</w:t>
            </w:r>
            <w:r w:rsidR="00FE1B44">
              <w:rPr>
                <w:rStyle w:val="IndexLink"/>
              </w:rPr>
              <w:tab/>
              <w:t>29</w:t>
            </w:r>
            <w:r w:rsidR="00FE1B44">
              <w:rPr>
                <w:webHidden/>
              </w:rPr>
              <w:fldChar w:fldCharType="end"/>
            </w:r>
          </w:hyperlink>
        </w:p>
        <w:p w14:paraId="73FFE6D4" w14:textId="77777777" w:rsidR="00A30793" w:rsidRDefault="00962ACD">
          <w:pPr>
            <w:pStyle w:val="Sumrio3"/>
            <w:rPr>
              <w:rFonts w:asciiTheme="minorHAnsi" w:eastAsiaTheme="minorEastAsia" w:hAnsiTheme="minorHAnsi" w:cstheme="minorBidi"/>
              <w:sz w:val="22"/>
              <w:szCs w:val="22"/>
              <w:lang w:eastAsia="pt-BR"/>
            </w:rPr>
          </w:pPr>
          <w:hyperlink w:anchor="_Toc462535573">
            <w:r w:rsidR="00FE1B44">
              <w:rPr>
                <w:rStyle w:val="IndexLink"/>
                <w:webHidden/>
              </w:rPr>
              <w:t>3.2.2.1</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_Toc462535573 \h</w:instrText>
            </w:r>
            <w:r w:rsidR="00FE1B44">
              <w:rPr>
                <w:webHidden/>
              </w:rPr>
            </w:r>
            <w:r w:rsidR="00FE1B44">
              <w:rPr>
                <w:webHidden/>
              </w:rPr>
              <w:fldChar w:fldCharType="separate"/>
            </w:r>
            <w:r w:rsidR="00FE1B44">
              <w:rPr>
                <w:rStyle w:val="IndexLink"/>
              </w:rPr>
              <w:t>Lista de Áreas de Negócio</w:t>
            </w:r>
            <w:r w:rsidR="00FE1B44">
              <w:rPr>
                <w:rStyle w:val="IndexLink"/>
              </w:rPr>
              <w:tab/>
              <w:t>29</w:t>
            </w:r>
            <w:r w:rsidR="00FE1B44">
              <w:rPr>
                <w:webHidden/>
              </w:rPr>
              <w:fldChar w:fldCharType="end"/>
            </w:r>
          </w:hyperlink>
        </w:p>
        <w:p w14:paraId="3B475B29" w14:textId="77777777" w:rsidR="00A30793" w:rsidRDefault="00962ACD">
          <w:pPr>
            <w:pStyle w:val="Sumrio3"/>
            <w:rPr>
              <w:rFonts w:asciiTheme="minorHAnsi" w:eastAsiaTheme="minorEastAsia" w:hAnsiTheme="minorHAnsi" w:cstheme="minorBidi"/>
              <w:sz w:val="22"/>
              <w:szCs w:val="22"/>
              <w:lang w:eastAsia="pt-BR"/>
            </w:rPr>
          </w:pPr>
          <w:hyperlink w:anchor="_Toc462535574">
            <w:r w:rsidR="00FE1B44">
              <w:rPr>
                <w:rStyle w:val="IndexLink"/>
                <w:webHidden/>
              </w:rPr>
              <w:t>3.2.2.2</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_Toc462535574 \h</w:instrText>
            </w:r>
            <w:r w:rsidR="00FE1B44">
              <w:rPr>
                <w:webHidden/>
              </w:rPr>
            </w:r>
            <w:r w:rsidR="00FE1B44">
              <w:rPr>
                <w:webHidden/>
              </w:rPr>
              <w:fldChar w:fldCharType="separate"/>
            </w:r>
            <w:r w:rsidR="00FE1B44">
              <w:rPr>
                <w:rStyle w:val="IndexLink"/>
              </w:rPr>
              <w:t>Lista de Áreas de Negócio</w:t>
            </w:r>
            <w:r w:rsidR="00FE1B44">
              <w:rPr>
                <w:rStyle w:val="IndexLink"/>
              </w:rPr>
              <w:tab/>
              <w:t>29</w:t>
            </w:r>
            <w:r w:rsidR="00FE1B44">
              <w:rPr>
                <w:webHidden/>
              </w:rPr>
              <w:fldChar w:fldCharType="end"/>
            </w:r>
          </w:hyperlink>
        </w:p>
        <w:p w14:paraId="3B810F62" w14:textId="77777777" w:rsidR="00A30793" w:rsidRDefault="00962ACD">
          <w:pPr>
            <w:pStyle w:val="Sumrio3"/>
            <w:rPr>
              <w:rFonts w:asciiTheme="minorHAnsi" w:eastAsiaTheme="minorEastAsia" w:hAnsiTheme="minorHAnsi" w:cstheme="minorBidi"/>
              <w:sz w:val="22"/>
              <w:szCs w:val="22"/>
              <w:lang w:eastAsia="pt-BR"/>
            </w:rPr>
          </w:pPr>
          <w:hyperlink w:anchor="_Toc462535575">
            <w:r w:rsidR="00FE1B44">
              <w:rPr>
                <w:rStyle w:val="IndexLink"/>
                <w:webHidden/>
              </w:rPr>
              <w:t>3.2.3</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_Toc462535575 \h</w:instrText>
            </w:r>
            <w:r w:rsidR="00FE1B44">
              <w:rPr>
                <w:webHidden/>
              </w:rPr>
            </w:r>
            <w:r w:rsidR="00FE1B44">
              <w:rPr>
                <w:webHidden/>
              </w:rPr>
              <w:fldChar w:fldCharType="separate"/>
            </w:r>
            <w:r w:rsidR="00FE1B44">
              <w:rPr>
                <w:rStyle w:val="IndexLink"/>
              </w:rPr>
              <w:t>Planejar por Funcionalidade</w:t>
            </w:r>
            <w:r w:rsidR="00FE1B44">
              <w:rPr>
                <w:rStyle w:val="IndexLink"/>
              </w:rPr>
              <w:tab/>
              <w:t>30</w:t>
            </w:r>
            <w:r w:rsidR="00FE1B44">
              <w:rPr>
                <w:webHidden/>
              </w:rPr>
              <w:fldChar w:fldCharType="end"/>
            </w:r>
          </w:hyperlink>
        </w:p>
        <w:p w14:paraId="6137F41F" w14:textId="77777777" w:rsidR="00A30793" w:rsidRDefault="00962ACD">
          <w:pPr>
            <w:pStyle w:val="Sumrio2"/>
            <w:rPr>
              <w:rFonts w:asciiTheme="minorHAnsi" w:eastAsiaTheme="minorEastAsia" w:hAnsiTheme="minorHAnsi" w:cstheme="minorBidi"/>
              <w:sz w:val="22"/>
              <w:szCs w:val="22"/>
              <w:lang w:eastAsia="pt-BR"/>
            </w:rPr>
          </w:pPr>
          <w:hyperlink w:anchor="_Toc462535576">
            <w:r w:rsidR="00FE1B44">
              <w:rPr>
                <w:rStyle w:val="IndexLink"/>
                <w:webHidden/>
              </w:rPr>
              <w:t>3.3</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_Toc462535576 \h</w:instrText>
            </w:r>
            <w:r w:rsidR="00FE1B44">
              <w:rPr>
                <w:webHidden/>
              </w:rPr>
            </w:r>
            <w:r w:rsidR="00FE1B44">
              <w:rPr>
                <w:webHidden/>
              </w:rPr>
              <w:fldChar w:fldCharType="separate"/>
            </w:r>
            <w:r w:rsidR="00FE1B44">
              <w:rPr>
                <w:rStyle w:val="IndexLink"/>
              </w:rPr>
              <w:t>Construção</w:t>
            </w:r>
            <w:r w:rsidR="00FE1B44">
              <w:rPr>
                <w:rStyle w:val="IndexLink"/>
              </w:rPr>
              <w:tab/>
              <w:t>32</w:t>
            </w:r>
            <w:r w:rsidR="00FE1B44">
              <w:rPr>
                <w:webHidden/>
              </w:rPr>
              <w:fldChar w:fldCharType="end"/>
            </w:r>
          </w:hyperlink>
        </w:p>
        <w:p w14:paraId="3A9D3B14" w14:textId="77777777" w:rsidR="00A30793" w:rsidRDefault="00962ACD">
          <w:pPr>
            <w:pStyle w:val="Sumrio3"/>
            <w:rPr>
              <w:rFonts w:asciiTheme="minorHAnsi" w:eastAsiaTheme="minorEastAsia" w:hAnsiTheme="minorHAnsi" w:cstheme="minorBidi"/>
              <w:sz w:val="22"/>
              <w:szCs w:val="22"/>
              <w:lang w:eastAsia="pt-BR"/>
            </w:rPr>
          </w:pPr>
          <w:hyperlink w:anchor="_Toc462535577">
            <w:r w:rsidR="00FE1B44">
              <w:rPr>
                <w:rStyle w:val="IndexLink"/>
                <w:webHidden/>
              </w:rPr>
              <w:t>3.3.1</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_Toc462535577 \h</w:instrText>
            </w:r>
            <w:r w:rsidR="00FE1B44">
              <w:rPr>
                <w:webHidden/>
              </w:rPr>
            </w:r>
            <w:r w:rsidR="00FE1B44">
              <w:rPr>
                <w:webHidden/>
              </w:rPr>
              <w:fldChar w:fldCharType="separate"/>
            </w:r>
            <w:r w:rsidR="00FE1B44">
              <w:rPr>
                <w:rStyle w:val="IndexLink"/>
              </w:rPr>
              <w:t>Detalhar Por Funcionalidade</w:t>
            </w:r>
            <w:r w:rsidR="00FE1B44">
              <w:rPr>
                <w:rStyle w:val="IndexLink"/>
              </w:rPr>
              <w:tab/>
              <w:t>32</w:t>
            </w:r>
            <w:r w:rsidR="00FE1B44">
              <w:rPr>
                <w:webHidden/>
              </w:rPr>
              <w:fldChar w:fldCharType="end"/>
            </w:r>
          </w:hyperlink>
        </w:p>
        <w:p w14:paraId="3CF044BC" w14:textId="77777777" w:rsidR="00A30793" w:rsidRDefault="00962ACD">
          <w:pPr>
            <w:pStyle w:val="Sumrio3"/>
            <w:rPr>
              <w:rFonts w:asciiTheme="minorHAnsi" w:eastAsiaTheme="minorEastAsia" w:hAnsiTheme="minorHAnsi" w:cstheme="minorBidi"/>
              <w:sz w:val="22"/>
              <w:szCs w:val="22"/>
              <w:lang w:eastAsia="pt-BR"/>
            </w:rPr>
          </w:pPr>
          <w:hyperlink w:anchor="_Toc462535578">
            <w:r w:rsidR="00FE1B44">
              <w:rPr>
                <w:rStyle w:val="IndexLink"/>
                <w:webHidden/>
              </w:rPr>
              <w:t>3.3.1.1</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_Toc462535578 \h</w:instrText>
            </w:r>
            <w:r w:rsidR="00FE1B44">
              <w:rPr>
                <w:webHidden/>
              </w:rPr>
            </w:r>
            <w:r w:rsidR="00FE1B44">
              <w:rPr>
                <w:webHidden/>
              </w:rPr>
              <w:fldChar w:fldCharType="separate"/>
            </w:r>
            <w:r w:rsidR="00FE1B44">
              <w:rPr>
                <w:rStyle w:val="IndexLink"/>
              </w:rPr>
              <w:t>Cadastro de Usuário Administrador</w:t>
            </w:r>
            <w:r w:rsidR="00FE1B44">
              <w:rPr>
                <w:rStyle w:val="IndexLink"/>
              </w:rPr>
              <w:tab/>
              <w:t>32</w:t>
            </w:r>
            <w:r w:rsidR="00FE1B44">
              <w:rPr>
                <w:webHidden/>
              </w:rPr>
              <w:fldChar w:fldCharType="end"/>
            </w:r>
          </w:hyperlink>
        </w:p>
        <w:p w14:paraId="6889AB4C" w14:textId="77777777" w:rsidR="00A30793" w:rsidRDefault="00962ACD">
          <w:pPr>
            <w:pStyle w:val="Sumrio3"/>
            <w:rPr>
              <w:rFonts w:asciiTheme="minorHAnsi" w:eastAsiaTheme="minorEastAsia" w:hAnsiTheme="minorHAnsi" w:cstheme="minorBidi"/>
              <w:sz w:val="22"/>
              <w:szCs w:val="22"/>
              <w:lang w:eastAsia="pt-BR"/>
            </w:rPr>
          </w:pPr>
          <w:hyperlink w:anchor="_Toc462535579">
            <w:r w:rsidR="00FE1B44">
              <w:rPr>
                <w:rStyle w:val="IndexLink"/>
                <w:webHidden/>
              </w:rPr>
              <w:t>3.1.2</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_Toc462535579 \h</w:instrText>
            </w:r>
            <w:r w:rsidR="00FE1B44">
              <w:rPr>
                <w:webHidden/>
              </w:rPr>
            </w:r>
            <w:r w:rsidR="00FE1B44">
              <w:rPr>
                <w:webHidden/>
              </w:rPr>
              <w:fldChar w:fldCharType="separate"/>
            </w:r>
            <w:r w:rsidR="00FE1B44">
              <w:rPr>
                <w:rStyle w:val="IndexLink"/>
              </w:rPr>
              <w:t>Login no Sistema</w:t>
            </w:r>
            <w:r w:rsidR="00FE1B44">
              <w:rPr>
                <w:rStyle w:val="IndexLink"/>
              </w:rPr>
              <w:tab/>
              <w:t>33</w:t>
            </w:r>
            <w:r w:rsidR="00FE1B44">
              <w:rPr>
                <w:webHidden/>
              </w:rPr>
              <w:fldChar w:fldCharType="end"/>
            </w:r>
          </w:hyperlink>
        </w:p>
        <w:p w14:paraId="047D7BFF" w14:textId="77777777" w:rsidR="00A30793" w:rsidRDefault="00962ACD">
          <w:pPr>
            <w:pStyle w:val="Sumrio3"/>
            <w:rPr>
              <w:rFonts w:asciiTheme="minorHAnsi" w:eastAsiaTheme="minorEastAsia" w:hAnsiTheme="minorHAnsi" w:cstheme="minorBidi"/>
              <w:sz w:val="22"/>
              <w:szCs w:val="22"/>
              <w:lang w:eastAsia="pt-BR"/>
            </w:rPr>
          </w:pPr>
          <w:hyperlink w:anchor="_Toc462535580">
            <w:r w:rsidR="00FE1B44">
              <w:rPr>
                <w:rStyle w:val="IndexLink"/>
                <w:webHidden/>
              </w:rPr>
              <w:t>3.1.3</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_Toc462535580 \h</w:instrText>
            </w:r>
            <w:r w:rsidR="00FE1B44">
              <w:rPr>
                <w:webHidden/>
              </w:rPr>
            </w:r>
            <w:r w:rsidR="00FE1B44">
              <w:rPr>
                <w:webHidden/>
              </w:rPr>
              <w:fldChar w:fldCharType="separate"/>
            </w:r>
            <w:r w:rsidR="00FE1B44">
              <w:rPr>
                <w:rStyle w:val="IndexLink"/>
              </w:rPr>
              <w:t>Cadastro de Empreendimento</w:t>
            </w:r>
            <w:r w:rsidR="00FE1B44">
              <w:rPr>
                <w:rStyle w:val="IndexLink"/>
              </w:rPr>
              <w:tab/>
              <w:t>35</w:t>
            </w:r>
            <w:r w:rsidR="00FE1B44">
              <w:rPr>
                <w:webHidden/>
              </w:rPr>
              <w:fldChar w:fldCharType="end"/>
            </w:r>
          </w:hyperlink>
        </w:p>
        <w:p w14:paraId="5D0AA300" w14:textId="77777777" w:rsidR="00A30793" w:rsidRDefault="00962ACD">
          <w:pPr>
            <w:pStyle w:val="Sumrio3"/>
            <w:rPr>
              <w:rFonts w:asciiTheme="minorHAnsi" w:eastAsiaTheme="minorEastAsia" w:hAnsiTheme="minorHAnsi" w:cstheme="minorBidi"/>
              <w:sz w:val="22"/>
              <w:szCs w:val="22"/>
              <w:lang w:eastAsia="pt-BR"/>
            </w:rPr>
          </w:pPr>
          <w:hyperlink w:anchor="_Toc462535581">
            <w:r w:rsidR="00FE1B44">
              <w:rPr>
                <w:rStyle w:val="IndexLink"/>
                <w:webHidden/>
              </w:rPr>
              <w:t>3.1.4</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_Toc462535581 \h</w:instrText>
            </w:r>
            <w:r w:rsidR="00FE1B44">
              <w:rPr>
                <w:webHidden/>
              </w:rPr>
            </w:r>
            <w:r w:rsidR="00FE1B44">
              <w:rPr>
                <w:webHidden/>
              </w:rPr>
              <w:fldChar w:fldCharType="separate"/>
            </w:r>
            <w:r w:rsidR="00FE1B44">
              <w:rPr>
                <w:rStyle w:val="IndexLink"/>
              </w:rPr>
              <w:t>Cadastro de Quadra</w:t>
            </w:r>
            <w:r w:rsidR="00FE1B44">
              <w:rPr>
                <w:rStyle w:val="IndexLink"/>
              </w:rPr>
              <w:tab/>
              <w:t>36</w:t>
            </w:r>
            <w:r w:rsidR="00FE1B44">
              <w:rPr>
                <w:webHidden/>
              </w:rPr>
              <w:fldChar w:fldCharType="end"/>
            </w:r>
          </w:hyperlink>
        </w:p>
        <w:p w14:paraId="7C1C2E22" w14:textId="77777777" w:rsidR="00A30793" w:rsidRDefault="00962ACD">
          <w:pPr>
            <w:pStyle w:val="Sumrio3"/>
            <w:rPr>
              <w:rFonts w:asciiTheme="minorHAnsi" w:eastAsiaTheme="minorEastAsia" w:hAnsiTheme="minorHAnsi" w:cstheme="minorBidi"/>
              <w:sz w:val="22"/>
              <w:szCs w:val="22"/>
              <w:lang w:eastAsia="pt-BR"/>
            </w:rPr>
          </w:pPr>
          <w:hyperlink w:anchor="_Toc462535582">
            <w:r w:rsidR="00FE1B44">
              <w:rPr>
                <w:rStyle w:val="IndexLink"/>
                <w:webHidden/>
              </w:rPr>
              <w:t>3.1.5</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_Toc462535582 \h</w:instrText>
            </w:r>
            <w:r w:rsidR="00FE1B44">
              <w:rPr>
                <w:webHidden/>
              </w:rPr>
            </w:r>
            <w:r w:rsidR="00FE1B44">
              <w:rPr>
                <w:webHidden/>
              </w:rPr>
              <w:fldChar w:fldCharType="separate"/>
            </w:r>
            <w:r w:rsidR="00FE1B44">
              <w:rPr>
                <w:rStyle w:val="IndexLink"/>
              </w:rPr>
              <w:t>Cadastro de Lote</w:t>
            </w:r>
            <w:r w:rsidR="00FE1B44">
              <w:rPr>
                <w:rStyle w:val="IndexLink"/>
              </w:rPr>
              <w:tab/>
              <w:t>38</w:t>
            </w:r>
            <w:r w:rsidR="00FE1B44">
              <w:rPr>
                <w:webHidden/>
              </w:rPr>
              <w:fldChar w:fldCharType="end"/>
            </w:r>
          </w:hyperlink>
        </w:p>
        <w:p w14:paraId="6022C736" w14:textId="77777777" w:rsidR="00A30793" w:rsidRDefault="00962ACD">
          <w:pPr>
            <w:pStyle w:val="Sumrio3"/>
            <w:rPr>
              <w:rFonts w:asciiTheme="minorHAnsi" w:eastAsiaTheme="minorEastAsia" w:hAnsiTheme="minorHAnsi" w:cstheme="minorBidi"/>
              <w:sz w:val="22"/>
              <w:szCs w:val="22"/>
              <w:lang w:eastAsia="pt-BR"/>
            </w:rPr>
          </w:pPr>
          <w:hyperlink w:anchor="_Toc462535583">
            <w:r w:rsidR="00FE1B44">
              <w:rPr>
                <w:rStyle w:val="IndexLink"/>
                <w:webHidden/>
              </w:rPr>
              <w:t>3.1.6</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_Toc462535583 \h</w:instrText>
            </w:r>
            <w:r w:rsidR="00FE1B44">
              <w:rPr>
                <w:webHidden/>
              </w:rPr>
            </w:r>
            <w:r w:rsidR="00FE1B44">
              <w:rPr>
                <w:webHidden/>
              </w:rPr>
              <w:fldChar w:fldCharType="separate"/>
            </w:r>
            <w:r w:rsidR="00FE1B44">
              <w:rPr>
                <w:rStyle w:val="IndexLink"/>
              </w:rPr>
              <w:t>Cadastro de Corretor</w:t>
            </w:r>
            <w:r w:rsidR="00FE1B44">
              <w:rPr>
                <w:rStyle w:val="IndexLink"/>
              </w:rPr>
              <w:tab/>
              <w:t>40</w:t>
            </w:r>
            <w:r w:rsidR="00FE1B44">
              <w:rPr>
                <w:webHidden/>
              </w:rPr>
              <w:fldChar w:fldCharType="end"/>
            </w:r>
          </w:hyperlink>
        </w:p>
        <w:p w14:paraId="31413C02" w14:textId="77777777" w:rsidR="00A30793" w:rsidRDefault="00962ACD">
          <w:pPr>
            <w:pStyle w:val="Sumrio3"/>
            <w:rPr>
              <w:rFonts w:asciiTheme="minorHAnsi" w:eastAsiaTheme="minorEastAsia" w:hAnsiTheme="minorHAnsi" w:cstheme="minorBidi"/>
              <w:sz w:val="22"/>
              <w:szCs w:val="22"/>
              <w:lang w:eastAsia="pt-BR"/>
            </w:rPr>
          </w:pPr>
          <w:hyperlink w:anchor="_Toc462535584">
            <w:r w:rsidR="00FE1B44">
              <w:rPr>
                <w:rStyle w:val="IndexLink"/>
                <w:webHidden/>
              </w:rPr>
              <w:t>3.1.7</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_Toc462535584 \h</w:instrText>
            </w:r>
            <w:r w:rsidR="00FE1B44">
              <w:rPr>
                <w:webHidden/>
              </w:rPr>
            </w:r>
            <w:r w:rsidR="00FE1B44">
              <w:rPr>
                <w:webHidden/>
              </w:rPr>
              <w:fldChar w:fldCharType="separate"/>
            </w:r>
            <w:r w:rsidR="00FE1B44">
              <w:rPr>
                <w:rStyle w:val="IndexLink"/>
              </w:rPr>
              <w:t>Selecionar corretor que efetuou a venda</w:t>
            </w:r>
            <w:r w:rsidR="00FE1B44">
              <w:rPr>
                <w:rStyle w:val="IndexLink"/>
              </w:rPr>
              <w:tab/>
              <w:t>42</w:t>
            </w:r>
            <w:r w:rsidR="00FE1B44">
              <w:rPr>
                <w:webHidden/>
              </w:rPr>
              <w:fldChar w:fldCharType="end"/>
            </w:r>
          </w:hyperlink>
        </w:p>
        <w:p w14:paraId="2EA7E6F4" w14:textId="77777777" w:rsidR="00A30793" w:rsidRDefault="00962ACD">
          <w:pPr>
            <w:pStyle w:val="Sumrio3"/>
            <w:rPr>
              <w:rFonts w:asciiTheme="minorHAnsi" w:eastAsiaTheme="minorEastAsia" w:hAnsiTheme="minorHAnsi" w:cstheme="minorBidi"/>
              <w:sz w:val="22"/>
              <w:szCs w:val="22"/>
              <w:lang w:eastAsia="pt-BR"/>
            </w:rPr>
          </w:pPr>
          <w:hyperlink w:anchor="_Toc462535585">
            <w:r w:rsidR="00FE1B44">
              <w:rPr>
                <w:rStyle w:val="IndexLink"/>
                <w:webHidden/>
              </w:rPr>
              <w:t>3.1.8</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_Toc462535585 \h</w:instrText>
            </w:r>
            <w:r w:rsidR="00FE1B44">
              <w:rPr>
                <w:webHidden/>
              </w:rPr>
            </w:r>
            <w:r w:rsidR="00FE1B44">
              <w:rPr>
                <w:webHidden/>
              </w:rPr>
              <w:fldChar w:fldCharType="separate"/>
            </w:r>
            <w:r w:rsidR="00FE1B44">
              <w:rPr>
                <w:rStyle w:val="IndexLink"/>
              </w:rPr>
              <w:t>Alterar valor do lote</w:t>
            </w:r>
            <w:r w:rsidR="00FE1B44">
              <w:rPr>
                <w:rStyle w:val="IndexLink"/>
              </w:rPr>
              <w:tab/>
              <w:t>44</w:t>
            </w:r>
            <w:r w:rsidR="00FE1B44">
              <w:rPr>
                <w:webHidden/>
              </w:rPr>
              <w:fldChar w:fldCharType="end"/>
            </w:r>
          </w:hyperlink>
        </w:p>
        <w:p w14:paraId="7A53EA64" w14:textId="77777777" w:rsidR="00A30793" w:rsidRDefault="00962ACD">
          <w:pPr>
            <w:pStyle w:val="Sumrio3"/>
            <w:rPr>
              <w:rFonts w:asciiTheme="minorHAnsi" w:eastAsiaTheme="minorEastAsia" w:hAnsiTheme="minorHAnsi" w:cstheme="minorBidi"/>
              <w:sz w:val="22"/>
              <w:szCs w:val="22"/>
              <w:lang w:eastAsia="pt-BR"/>
            </w:rPr>
          </w:pPr>
          <w:hyperlink w:anchor="_Toc462535586">
            <w:r w:rsidR="00FE1B44">
              <w:rPr>
                <w:rStyle w:val="IndexLink"/>
                <w:webHidden/>
              </w:rPr>
              <w:t>3.1.9</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_Toc462535586 \h</w:instrText>
            </w:r>
            <w:r w:rsidR="00FE1B44">
              <w:rPr>
                <w:webHidden/>
              </w:rPr>
            </w:r>
            <w:r w:rsidR="00FE1B44">
              <w:rPr>
                <w:webHidden/>
              </w:rPr>
              <w:fldChar w:fldCharType="separate"/>
            </w:r>
            <w:r w:rsidR="00FE1B44">
              <w:rPr>
                <w:rStyle w:val="IndexLink"/>
              </w:rPr>
              <w:t>Alterar porcentagem do corretor</w:t>
            </w:r>
            <w:r w:rsidR="00FE1B44">
              <w:rPr>
                <w:rStyle w:val="IndexLink"/>
              </w:rPr>
              <w:tab/>
              <w:t>46</w:t>
            </w:r>
            <w:r w:rsidR="00FE1B44">
              <w:rPr>
                <w:webHidden/>
              </w:rPr>
              <w:fldChar w:fldCharType="end"/>
            </w:r>
          </w:hyperlink>
        </w:p>
        <w:p w14:paraId="0053F0AC" w14:textId="77777777" w:rsidR="00A30793" w:rsidRDefault="00962ACD">
          <w:pPr>
            <w:pStyle w:val="Sumrio3"/>
            <w:rPr>
              <w:rFonts w:asciiTheme="minorHAnsi" w:eastAsiaTheme="minorEastAsia" w:hAnsiTheme="minorHAnsi" w:cstheme="minorBidi"/>
              <w:sz w:val="22"/>
              <w:szCs w:val="22"/>
              <w:lang w:eastAsia="pt-BR"/>
            </w:rPr>
          </w:pPr>
          <w:hyperlink w:anchor="_Toc462535587">
            <w:r w:rsidR="00FE1B44">
              <w:rPr>
                <w:rStyle w:val="IndexLink"/>
                <w:webHidden/>
              </w:rPr>
              <w:t>3.1.10</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_Toc462535587 \h</w:instrText>
            </w:r>
            <w:r w:rsidR="00FE1B44">
              <w:rPr>
                <w:webHidden/>
              </w:rPr>
            </w:r>
            <w:r w:rsidR="00FE1B44">
              <w:rPr>
                <w:webHidden/>
              </w:rPr>
              <w:fldChar w:fldCharType="separate"/>
            </w:r>
            <w:r w:rsidR="00FE1B44">
              <w:rPr>
                <w:rStyle w:val="IndexLink"/>
              </w:rPr>
              <w:t>Alterar status do lote</w:t>
            </w:r>
            <w:r w:rsidR="00FE1B44">
              <w:rPr>
                <w:rStyle w:val="IndexLink"/>
              </w:rPr>
              <w:tab/>
              <w:t>48</w:t>
            </w:r>
            <w:r w:rsidR="00FE1B44">
              <w:rPr>
                <w:webHidden/>
              </w:rPr>
              <w:fldChar w:fldCharType="end"/>
            </w:r>
          </w:hyperlink>
        </w:p>
        <w:p w14:paraId="2F44B128" w14:textId="77777777" w:rsidR="00A30793" w:rsidRDefault="00962ACD">
          <w:pPr>
            <w:pStyle w:val="Sumrio3"/>
            <w:rPr>
              <w:rFonts w:asciiTheme="minorHAnsi" w:eastAsiaTheme="minorEastAsia" w:hAnsiTheme="minorHAnsi" w:cstheme="minorBidi"/>
              <w:sz w:val="22"/>
              <w:szCs w:val="22"/>
              <w:lang w:eastAsia="pt-BR"/>
            </w:rPr>
          </w:pPr>
          <w:hyperlink w:anchor="_Toc462535588">
            <w:r w:rsidR="00FE1B44">
              <w:rPr>
                <w:rStyle w:val="IndexLink"/>
                <w:webHidden/>
              </w:rPr>
              <w:t>3.1.11</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_Toc462535588 \h</w:instrText>
            </w:r>
            <w:r w:rsidR="00FE1B44">
              <w:rPr>
                <w:webHidden/>
              </w:rPr>
            </w:r>
            <w:r w:rsidR="00FE1B44">
              <w:rPr>
                <w:webHidden/>
              </w:rPr>
              <w:fldChar w:fldCharType="separate"/>
            </w:r>
            <w:r w:rsidR="00FE1B44">
              <w:rPr>
                <w:rStyle w:val="IndexLink"/>
              </w:rPr>
              <w:t>Relatório de Vendas</w:t>
            </w:r>
            <w:r w:rsidR="00FE1B44">
              <w:rPr>
                <w:rStyle w:val="IndexLink"/>
              </w:rPr>
              <w:tab/>
              <w:t>50</w:t>
            </w:r>
            <w:r w:rsidR="00FE1B44">
              <w:rPr>
                <w:webHidden/>
              </w:rPr>
              <w:fldChar w:fldCharType="end"/>
            </w:r>
          </w:hyperlink>
        </w:p>
        <w:p w14:paraId="794D079F" w14:textId="77777777" w:rsidR="00A30793" w:rsidRDefault="00962ACD">
          <w:pPr>
            <w:pStyle w:val="Sumrio3"/>
            <w:rPr>
              <w:rFonts w:asciiTheme="minorHAnsi" w:eastAsiaTheme="minorEastAsia" w:hAnsiTheme="minorHAnsi" w:cstheme="minorBidi"/>
              <w:sz w:val="22"/>
              <w:szCs w:val="22"/>
              <w:lang w:eastAsia="pt-BR"/>
            </w:rPr>
          </w:pPr>
          <w:hyperlink w:anchor="_Toc462535589">
            <w:r w:rsidR="00FE1B44">
              <w:rPr>
                <w:rStyle w:val="IndexLink"/>
                <w:webHidden/>
              </w:rPr>
              <w:t>3.1.12</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_Toc462535589 \h</w:instrText>
            </w:r>
            <w:r w:rsidR="00FE1B44">
              <w:rPr>
                <w:webHidden/>
              </w:rPr>
            </w:r>
            <w:r w:rsidR="00FE1B44">
              <w:rPr>
                <w:webHidden/>
              </w:rPr>
              <w:fldChar w:fldCharType="separate"/>
            </w:r>
            <w:r w:rsidR="00FE1B44">
              <w:rPr>
                <w:rStyle w:val="IndexLink"/>
              </w:rPr>
              <w:t>Relatório de Vendas por Corretor</w:t>
            </w:r>
            <w:r w:rsidR="00FE1B44">
              <w:rPr>
                <w:rStyle w:val="IndexLink"/>
              </w:rPr>
              <w:tab/>
              <w:t>52</w:t>
            </w:r>
            <w:r w:rsidR="00FE1B44">
              <w:rPr>
                <w:webHidden/>
              </w:rPr>
              <w:fldChar w:fldCharType="end"/>
            </w:r>
          </w:hyperlink>
        </w:p>
        <w:p w14:paraId="1B2A60EA" w14:textId="77777777" w:rsidR="00A30793" w:rsidRDefault="00962ACD">
          <w:pPr>
            <w:pStyle w:val="Sumrio3"/>
            <w:rPr>
              <w:rFonts w:asciiTheme="minorHAnsi" w:eastAsiaTheme="minorEastAsia" w:hAnsiTheme="minorHAnsi" w:cstheme="minorBidi"/>
              <w:sz w:val="22"/>
              <w:szCs w:val="22"/>
              <w:lang w:eastAsia="pt-BR"/>
            </w:rPr>
          </w:pPr>
          <w:hyperlink w:anchor="_Toc462535590">
            <w:r w:rsidR="00FE1B44">
              <w:rPr>
                <w:rStyle w:val="IndexLink"/>
                <w:webHidden/>
              </w:rPr>
              <w:t>3.1.13</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_Toc462535590 \h</w:instrText>
            </w:r>
            <w:r w:rsidR="00FE1B44">
              <w:rPr>
                <w:webHidden/>
              </w:rPr>
            </w:r>
            <w:r w:rsidR="00FE1B44">
              <w:rPr>
                <w:webHidden/>
              </w:rPr>
              <w:fldChar w:fldCharType="separate"/>
            </w:r>
            <w:r w:rsidR="00FE1B44">
              <w:rPr>
                <w:rStyle w:val="IndexLink"/>
              </w:rPr>
              <w:t>Relatório de Lotes Vendidos e Disponíveis</w:t>
            </w:r>
            <w:r w:rsidR="00FE1B44">
              <w:rPr>
                <w:rStyle w:val="IndexLink"/>
              </w:rPr>
              <w:tab/>
              <w:t>54</w:t>
            </w:r>
            <w:r w:rsidR="00FE1B44">
              <w:rPr>
                <w:webHidden/>
              </w:rPr>
              <w:fldChar w:fldCharType="end"/>
            </w:r>
          </w:hyperlink>
        </w:p>
        <w:p w14:paraId="43D4B81D" w14:textId="77777777" w:rsidR="00A30793" w:rsidRDefault="00962ACD">
          <w:pPr>
            <w:pStyle w:val="Sumrio3"/>
            <w:rPr>
              <w:rFonts w:asciiTheme="minorHAnsi" w:eastAsiaTheme="minorEastAsia" w:hAnsiTheme="minorHAnsi" w:cstheme="minorBidi"/>
              <w:sz w:val="22"/>
              <w:szCs w:val="22"/>
              <w:lang w:eastAsia="pt-BR"/>
            </w:rPr>
          </w:pPr>
          <w:hyperlink w:anchor="_Toc462535591">
            <w:r w:rsidR="00FE1B44">
              <w:rPr>
                <w:rStyle w:val="IndexLink"/>
                <w:webHidden/>
              </w:rPr>
              <w:t>3.2</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_Toc462535591 \h</w:instrText>
            </w:r>
            <w:r w:rsidR="00FE1B44">
              <w:rPr>
                <w:webHidden/>
              </w:rPr>
            </w:r>
            <w:r w:rsidR="00FE1B44">
              <w:rPr>
                <w:webHidden/>
              </w:rPr>
              <w:fldChar w:fldCharType="separate"/>
            </w:r>
            <w:r w:rsidR="00FE1B44">
              <w:rPr>
                <w:rStyle w:val="IndexLink"/>
              </w:rPr>
              <w:t>Construir por Funcionalidade</w:t>
            </w:r>
            <w:r w:rsidR="00FE1B44">
              <w:rPr>
                <w:rStyle w:val="IndexLink"/>
              </w:rPr>
              <w:tab/>
              <w:t>55</w:t>
            </w:r>
            <w:r w:rsidR="00FE1B44">
              <w:rPr>
                <w:webHidden/>
              </w:rPr>
              <w:fldChar w:fldCharType="end"/>
            </w:r>
          </w:hyperlink>
        </w:p>
        <w:p w14:paraId="52A818D6" w14:textId="77777777" w:rsidR="00A30793" w:rsidRDefault="00962ACD">
          <w:pPr>
            <w:pStyle w:val="Sumrio3"/>
            <w:rPr>
              <w:rFonts w:asciiTheme="minorHAnsi" w:eastAsiaTheme="minorEastAsia" w:hAnsiTheme="minorHAnsi" w:cstheme="minorBidi"/>
              <w:sz w:val="22"/>
              <w:szCs w:val="22"/>
              <w:lang w:eastAsia="pt-BR"/>
            </w:rPr>
          </w:pPr>
          <w:hyperlink w:anchor="_Toc462535592">
            <w:r w:rsidR="00FE1B44">
              <w:rPr>
                <w:rStyle w:val="IndexLink"/>
                <w:webHidden/>
              </w:rPr>
              <w:t>3.2.2</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_Toc462535592 \h</w:instrText>
            </w:r>
            <w:r w:rsidR="00FE1B44">
              <w:rPr>
                <w:webHidden/>
              </w:rPr>
            </w:r>
            <w:r w:rsidR="00FE1B44">
              <w:rPr>
                <w:webHidden/>
              </w:rPr>
              <w:fldChar w:fldCharType="separate"/>
            </w:r>
            <w:r w:rsidR="00FE1B44">
              <w:rPr>
                <w:rStyle w:val="IndexLink"/>
              </w:rPr>
              <w:t>Interface de Login</w:t>
            </w:r>
            <w:r w:rsidR="00FE1B44">
              <w:rPr>
                <w:rStyle w:val="IndexLink"/>
              </w:rPr>
              <w:tab/>
              <w:t>57</w:t>
            </w:r>
            <w:r w:rsidR="00FE1B44">
              <w:rPr>
                <w:webHidden/>
              </w:rPr>
              <w:fldChar w:fldCharType="end"/>
            </w:r>
          </w:hyperlink>
        </w:p>
        <w:p w14:paraId="15CD9D97" w14:textId="77777777" w:rsidR="00A30793" w:rsidRDefault="00962ACD">
          <w:pPr>
            <w:pStyle w:val="Sumrio3"/>
            <w:rPr>
              <w:rFonts w:asciiTheme="minorHAnsi" w:eastAsiaTheme="minorEastAsia" w:hAnsiTheme="minorHAnsi" w:cstheme="minorBidi"/>
              <w:sz w:val="22"/>
              <w:szCs w:val="22"/>
              <w:lang w:eastAsia="pt-BR"/>
            </w:rPr>
          </w:pPr>
          <w:hyperlink w:anchor="_Toc462535593">
            <w:r w:rsidR="00FE1B44">
              <w:rPr>
                <w:rStyle w:val="IndexLink"/>
                <w:webHidden/>
              </w:rPr>
              <w:t>3.2.3</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_Toc462535593 \h</w:instrText>
            </w:r>
            <w:r w:rsidR="00FE1B44">
              <w:rPr>
                <w:webHidden/>
              </w:rPr>
            </w:r>
            <w:r w:rsidR="00FE1B44">
              <w:rPr>
                <w:webHidden/>
              </w:rPr>
              <w:fldChar w:fldCharType="separate"/>
            </w:r>
            <w:r w:rsidR="00FE1B44">
              <w:rPr>
                <w:rStyle w:val="IndexLink"/>
              </w:rPr>
              <w:t>Interface de Cadastro de Cliente</w:t>
            </w:r>
            <w:r w:rsidR="00FE1B44">
              <w:rPr>
                <w:rStyle w:val="IndexLink"/>
              </w:rPr>
              <w:tab/>
              <w:t>58</w:t>
            </w:r>
            <w:r w:rsidR="00FE1B44">
              <w:rPr>
                <w:webHidden/>
              </w:rPr>
              <w:fldChar w:fldCharType="end"/>
            </w:r>
          </w:hyperlink>
        </w:p>
        <w:p w14:paraId="0C236726" w14:textId="77777777" w:rsidR="00A30793" w:rsidRDefault="00962ACD">
          <w:pPr>
            <w:pStyle w:val="Sumrio3"/>
            <w:rPr>
              <w:rFonts w:asciiTheme="minorHAnsi" w:eastAsiaTheme="minorEastAsia" w:hAnsiTheme="minorHAnsi" w:cstheme="minorBidi"/>
              <w:sz w:val="22"/>
              <w:szCs w:val="22"/>
              <w:lang w:eastAsia="pt-BR"/>
            </w:rPr>
          </w:pPr>
          <w:hyperlink w:anchor="_Toc462535594">
            <w:r w:rsidR="00FE1B44">
              <w:rPr>
                <w:rStyle w:val="IndexLink"/>
                <w:webHidden/>
              </w:rPr>
              <w:t>3.2.4</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_Toc462535594 \h</w:instrText>
            </w:r>
            <w:r w:rsidR="00FE1B44">
              <w:rPr>
                <w:webHidden/>
              </w:rPr>
            </w:r>
            <w:r w:rsidR="00FE1B44">
              <w:rPr>
                <w:webHidden/>
              </w:rPr>
              <w:fldChar w:fldCharType="separate"/>
            </w:r>
            <w:r w:rsidR="00FE1B44">
              <w:rPr>
                <w:rStyle w:val="IndexLink"/>
              </w:rPr>
              <w:t>Interface de Funcionários</w:t>
            </w:r>
            <w:r w:rsidR="00FE1B44">
              <w:rPr>
                <w:rStyle w:val="IndexLink"/>
              </w:rPr>
              <w:tab/>
              <w:t>59</w:t>
            </w:r>
            <w:r w:rsidR="00FE1B44">
              <w:rPr>
                <w:webHidden/>
              </w:rPr>
              <w:fldChar w:fldCharType="end"/>
            </w:r>
          </w:hyperlink>
        </w:p>
        <w:p w14:paraId="4538E69C" w14:textId="77777777" w:rsidR="00A30793" w:rsidRDefault="00962ACD">
          <w:pPr>
            <w:pStyle w:val="Sumrio3"/>
            <w:rPr>
              <w:rFonts w:asciiTheme="minorHAnsi" w:eastAsiaTheme="minorEastAsia" w:hAnsiTheme="minorHAnsi" w:cstheme="minorBidi"/>
              <w:sz w:val="22"/>
              <w:szCs w:val="22"/>
              <w:lang w:eastAsia="pt-BR"/>
            </w:rPr>
          </w:pPr>
          <w:hyperlink w:anchor="_Toc462535595">
            <w:r w:rsidR="00FE1B44">
              <w:rPr>
                <w:rStyle w:val="IndexLink"/>
                <w:webHidden/>
              </w:rPr>
              <w:t>3.2.5</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_Toc462535595 \h</w:instrText>
            </w:r>
            <w:r w:rsidR="00FE1B44">
              <w:rPr>
                <w:webHidden/>
              </w:rPr>
            </w:r>
            <w:r w:rsidR="00FE1B44">
              <w:rPr>
                <w:webHidden/>
              </w:rPr>
              <w:fldChar w:fldCharType="separate"/>
            </w:r>
            <w:r w:rsidR="00FE1B44">
              <w:rPr>
                <w:rStyle w:val="IndexLink"/>
              </w:rPr>
              <w:t>Interface de Salvar Funcionário</w:t>
            </w:r>
            <w:r w:rsidR="00FE1B44">
              <w:rPr>
                <w:rStyle w:val="IndexLink"/>
              </w:rPr>
              <w:tab/>
              <w:t>61</w:t>
            </w:r>
            <w:r w:rsidR="00FE1B44">
              <w:rPr>
                <w:webHidden/>
              </w:rPr>
              <w:fldChar w:fldCharType="end"/>
            </w:r>
          </w:hyperlink>
        </w:p>
        <w:p w14:paraId="32F3C54A" w14:textId="77777777" w:rsidR="00A30793" w:rsidRDefault="00962ACD">
          <w:pPr>
            <w:pStyle w:val="Sumrio3"/>
            <w:rPr>
              <w:rFonts w:asciiTheme="minorHAnsi" w:eastAsiaTheme="minorEastAsia" w:hAnsiTheme="minorHAnsi" w:cstheme="minorBidi"/>
              <w:sz w:val="22"/>
              <w:szCs w:val="22"/>
              <w:lang w:eastAsia="pt-BR"/>
            </w:rPr>
          </w:pPr>
          <w:hyperlink w:anchor="_Toc462535596">
            <w:r w:rsidR="00FE1B44">
              <w:rPr>
                <w:rStyle w:val="IndexLink"/>
                <w:webHidden/>
              </w:rPr>
              <w:t>3.2.6</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_Toc462535596 \h</w:instrText>
            </w:r>
            <w:r w:rsidR="00FE1B44">
              <w:rPr>
                <w:webHidden/>
              </w:rPr>
            </w:r>
            <w:r w:rsidR="00FE1B44">
              <w:rPr>
                <w:webHidden/>
              </w:rPr>
              <w:fldChar w:fldCharType="separate"/>
            </w:r>
            <w:r w:rsidR="00FE1B44">
              <w:rPr>
                <w:rStyle w:val="IndexLink"/>
              </w:rPr>
              <w:t>Interface de Corretores</w:t>
            </w:r>
            <w:r w:rsidR="00FE1B44">
              <w:rPr>
                <w:rStyle w:val="IndexLink"/>
              </w:rPr>
              <w:tab/>
              <w:t>62</w:t>
            </w:r>
            <w:r w:rsidR="00FE1B44">
              <w:rPr>
                <w:webHidden/>
              </w:rPr>
              <w:fldChar w:fldCharType="end"/>
            </w:r>
          </w:hyperlink>
        </w:p>
        <w:p w14:paraId="4CE480D2" w14:textId="77777777" w:rsidR="00A30793" w:rsidRDefault="00962ACD">
          <w:pPr>
            <w:pStyle w:val="Sumrio3"/>
            <w:rPr>
              <w:rFonts w:asciiTheme="minorHAnsi" w:eastAsiaTheme="minorEastAsia" w:hAnsiTheme="minorHAnsi" w:cstheme="minorBidi"/>
              <w:sz w:val="22"/>
              <w:szCs w:val="22"/>
              <w:lang w:eastAsia="pt-BR"/>
            </w:rPr>
          </w:pPr>
          <w:hyperlink w:anchor="_Toc462535597">
            <w:r w:rsidR="00FE1B44">
              <w:rPr>
                <w:rStyle w:val="IndexLink"/>
                <w:webHidden/>
              </w:rPr>
              <w:t>3.2.7</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_Toc462535597 \h</w:instrText>
            </w:r>
            <w:r w:rsidR="00FE1B44">
              <w:rPr>
                <w:webHidden/>
              </w:rPr>
            </w:r>
            <w:r w:rsidR="00FE1B44">
              <w:rPr>
                <w:webHidden/>
              </w:rPr>
              <w:fldChar w:fldCharType="separate"/>
            </w:r>
            <w:r w:rsidR="00FE1B44">
              <w:rPr>
                <w:rStyle w:val="IndexLink"/>
              </w:rPr>
              <w:t>Interface de Empreendimentos</w:t>
            </w:r>
            <w:r w:rsidR="00FE1B44">
              <w:rPr>
                <w:rStyle w:val="IndexLink"/>
              </w:rPr>
              <w:tab/>
              <w:t>63</w:t>
            </w:r>
            <w:r w:rsidR="00FE1B44">
              <w:rPr>
                <w:webHidden/>
              </w:rPr>
              <w:fldChar w:fldCharType="end"/>
            </w:r>
          </w:hyperlink>
        </w:p>
        <w:p w14:paraId="752EE96E" w14:textId="77777777" w:rsidR="00A30793" w:rsidRDefault="00962ACD">
          <w:pPr>
            <w:pStyle w:val="Sumrio3"/>
            <w:rPr>
              <w:rFonts w:asciiTheme="minorHAnsi" w:eastAsiaTheme="minorEastAsia" w:hAnsiTheme="minorHAnsi" w:cstheme="minorBidi"/>
              <w:sz w:val="22"/>
              <w:szCs w:val="22"/>
              <w:lang w:eastAsia="pt-BR"/>
            </w:rPr>
          </w:pPr>
          <w:hyperlink w:anchor="_Toc462535598">
            <w:r w:rsidR="00FE1B44">
              <w:rPr>
                <w:rStyle w:val="IndexLink"/>
                <w:webHidden/>
              </w:rPr>
              <w:t>3.2.8</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_Toc462535598 \h</w:instrText>
            </w:r>
            <w:r w:rsidR="00FE1B44">
              <w:rPr>
                <w:webHidden/>
              </w:rPr>
            </w:r>
            <w:r w:rsidR="00FE1B44">
              <w:rPr>
                <w:webHidden/>
              </w:rPr>
              <w:fldChar w:fldCharType="separate"/>
            </w:r>
            <w:r w:rsidR="00FE1B44">
              <w:rPr>
                <w:rStyle w:val="IndexLink"/>
              </w:rPr>
              <w:t>Quadras/lotes</w:t>
            </w:r>
            <w:r w:rsidR="00FE1B44">
              <w:rPr>
                <w:rStyle w:val="IndexLink"/>
              </w:rPr>
              <w:tab/>
              <w:t>64</w:t>
            </w:r>
            <w:r w:rsidR="00FE1B44">
              <w:rPr>
                <w:webHidden/>
              </w:rPr>
              <w:fldChar w:fldCharType="end"/>
            </w:r>
          </w:hyperlink>
        </w:p>
        <w:p w14:paraId="23BE0571" w14:textId="77777777" w:rsidR="00A30793" w:rsidRDefault="00962ACD">
          <w:pPr>
            <w:pStyle w:val="Sumrio3"/>
            <w:rPr>
              <w:rFonts w:asciiTheme="minorHAnsi" w:eastAsiaTheme="minorEastAsia" w:hAnsiTheme="minorHAnsi" w:cstheme="minorBidi"/>
              <w:sz w:val="22"/>
              <w:szCs w:val="22"/>
              <w:lang w:eastAsia="pt-BR"/>
            </w:rPr>
          </w:pPr>
          <w:hyperlink w:anchor="_Toc462535599">
            <w:r w:rsidR="00FE1B44">
              <w:rPr>
                <w:rStyle w:val="IndexLink"/>
                <w:webHidden/>
              </w:rPr>
              <w:t>3.2.9</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_Toc462535599 \h</w:instrText>
            </w:r>
            <w:r w:rsidR="00FE1B44">
              <w:rPr>
                <w:webHidden/>
              </w:rPr>
            </w:r>
            <w:r w:rsidR="00FE1B44">
              <w:rPr>
                <w:webHidden/>
              </w:rPr>
              <w:fldChar w:fldCharType="separate"/>
            </w:r>
            <w:r w:rsidR="00FE1B44">
              <w:rPr>
                <w:rStyle w:val="IndexLink"/>
              </w:rPr>
              <w:t>Vendas</w:t>
            </w:r>
            <w:r w:rsidR="00FE1B44">
              <w:rPr>
                <w:rStyle w:val="IndexLink"/>
              </w:rPr>
              <w:tab/>
              <w:t>66</w:t>
            </w:r>
            <w:r w:rsidR="00FE1B44">
              <w:rPr>
                <w:webHidden/>
              </w:rPr>
              <w:fldChar w:fldCharType="end"/>
            </w:r>
          </w:hyperlink>
        </w:p>
        <w:p w14:paraId="4BE389DB" w14:textId="77777777" w:rsidR="00A30793" w:rsidRDefault="00962ACD">
          <w:pPr>
            <w:pStyle w:val="Sumrio3"/>
            <w:rPr>
              <w:rFonts w:asciiTheme="minorHAnsi" w:eastAsiaTheme="minorEastAsia" w:hAnsiTheme="minorHAnsi" w:cstheme="minorBidi"/>
              <w:sz w:val="22"/>
              <w:szCs w:val="22"/>
              <w:lang w:eastAsia="pt-BR"/>
            </w:rPr>
          </w:pPr>
          <w:hyperlink w:anchor="_Toc462535600">
            <w:r w:rsidR="00FE1B44">
              <w:rPr>
                <w:rStyle w:val="IndexLink"/>
                <w:webHidden/>
              </w:rPr>
              <w:t>3.2.10</w:t>
            </w:r>
            <w:r w:rsidR="00FE1B44">
              <w:rPr>
                <w:rStyle w:val="IndexLink"/>
                <w:rFonts w:asciiTheme="minorHAnsi" w:eastAsiaTheme="minorEastAsia" w:hAnsiTheme="minorHAnsi" w:cstheme="minorBidi"/>
                <w:sz w:val="22"/>
                <w:szCs w:val="22"/>
                <w:lang w:eastAsia="pt-BR"/>
              </w:rPr>
              <w:tab/>
            </w:r>
            <w:r w:rsidR="00FE1B44">
              <w:rPr>
                <w:webHidden/>
              </w:rPr>
              <w:fldChar w:fldCharType="begin"/>
            </w:r>
            <w:r w:rsidR="00FE1B44">
              <w:rPr>
                <w:webHidden/>
              </w:rPr>
              <w:instrText>PAGEREF _Toc462535600 \h</w:instrText>
            </w:r>
            <w:r w:rsidR="00FE1B44">
              <w:rPr>
                <w:webHidden/>
              </w:rPr>
            </w:r>
            <w:r w:rsidR="00FE1B44">
              <w:rPr>
                <w:webHidden/>
              </w:rPr>
              <w:fldChar w:fldCharType="separate"/>
            </w:r>
            <w:r w:rsidR="00FE1B44">
              <w:rPr>
                <w:rStyle w:val="IndexLink"/>
              </w:rPr>
              <w:t>Usuários e sistemas externos</w:t>
            </w:r>
            <w:r w:rsidR="00FE1B44">
              <w:rPr>
                <w:rStyle w:val="IndexLink"/>
              </w:rPr>
              <w:tab/>
              <w:t>67</w:t>
            </w:r>
            <w:r w:rsidR="00FE1B44">
              <w:rPr>
                <w:webHidden/>
              </w:rPr>
              <w:fldChar w:fldCharType="end"/>
            </w:r>
          </w:hyperlink>
        </w:p>
        <w:p w14:paraId="732C6D2C" w14:textId="77777777" w:rsidR="00A30793" w:rsidRDefault="00962ACD">
          <w:pPr>
            <w:pStyle w:val="Sumrio1"/>
            <w:rPr>
              <w:rFonts w:asciiTheme="minorHAnsi" w:eastAsiaTheme="minorEastAsia" w:hAnsiTheme="minorHAnsi" w:cstheme="minorBidi"/>
              <w:w w:val="100"/>
              <w:sz w:val="22"/>
              <w:szCs w:val="22"/>
              <w:lang w:eastAsia="pt-BR"/>
            </w:rPr>
          </w:pPr>
          <w:hyperlink w:anchor="_Toc462535601">
            <w:r w:rsidR="00FE1B44">
              <w:rPr>
                <w:rStyle w:val="IndexLink"/>
                <w:webHidden/>
              </w:rPr>
              <w:t>4</w:t>
            </w:r>
            <w:r w:rsidR="00FE1B44">
              <w:rPr>
                <w:rStyle w:val="IndexLink"/>
                <w:rFonts w:asciiTheme="minorHAnsi" w:eastAsiaTheme="minorEastAsia" w:hAnsiTheme="minorHAnsi" w:cstheme="minorBidi"/>
                <w:w w:val="100"/>
                <w:sz w:val="22"/>
                <w:szCs w:val="22"/>
                <w:lang w:eastAsia="pt-BR"/>
              </w:rPr>
              <w:tab/>
            </w:r>
            <w:r w:rsidR="00FE1B44">
              <w:rPr>
                <w:webHidden/>
              </w:rPr>
              <w:fldChar w:fldCharType="begin"/>
            </w:r>
            <w:r w:rsidR="00FE1B44">
              <w:rPr>
                <w:webHidden/>
              </w:rPr>
              <w:instrText>PAGEREF _Toc462535601 \h</w:instrText>
            </w:r>
            <w:r w:rsidR="00FE1B44">
              <w:rPr>
                <w:webHidden/>
              </w:rPr>
            </w:r>
            <w:r w:rsidR="00FE1B44">
              <w:rPr>
                <w:webHidden/>
              </w:rPr>
              <w:fldChar w:fldCharType="separate"/>
            </w:r>
            <w:r w:rsidR="00FE1B44">
              <w:rPr>
                <w:rStyle w:val="IndexLink"/>
              </w:rPr>
              <w:t>RESULTADOS OBTIDOS</w:t>
            </w:r>
            <w:r w:rsidR="00FE1B44">
              <w:rPr>
                <w:rStyle w:val="IndexLink"/>
              </w:rPr>
              <w:tab/>
              <w:t>68</w:t>
            </w:r>
            <w:r w:rsidR="00FE1B44">
              <w:rPr>
                <w:webHidden/>
              </w:rPr>
              <w:fldChar w:fldCharType="end"/>
            </w:r>
          </w:hyperlink>
        </w:p>
        <w:p w14:paraId="0A65304B" w14:textId="77777777" w:rsidR="00A30793" w:rsidRDefault="00962ACD">
          <w:pPr>
            <w:pStyle w:val="Sumrio1"/>
            <w:rPr>
              <w:rFonts w:asciiTheme="minorHAnsi" w:eastAsiaTheme="minorEastAsia" w:hAnsiTheme="minorHAnsi" w:cstheme="minorBidi"/>
              <w:w w:val="100"/>
              <w:sz w:val="22"/>
              <w:szCs w:val="22"/>
              <w:lang w:eastAsia="pt-BR"/>
            </w:rPr>
          </w:pPr>
          <w:hyperlink w:anchor="_Toc462535602">
            <w:r w:rsidR="00FE1B44">
              <w:rPr>
                <w:rStyle w:val="IndexLink"/>
                <w:webHidden/>
              </w:rPr>
              <w:t>5</w:t>
            </w:r>
            <w:r w:rsidR="00FE1B44">
              <w:rPr>
                <w:rStyle w:val="IndexLink"/>
                <w:rFonts w:asciiTheme="minorHAnsi" w:eastAsiaTheme="minorEastAsia" w:hAnsiTheme="minorHAnsi" w:cstheme="minorBidi"/>
                <w:w w:val="100"/>
                <w:sz w:val="22"/>
                <w:szCs w:val="22"/>
                <w:lang w:eastAsia="pt-BR"/>
              </w:rPr>
              <w:tab/>
            </w:r>
            <w:r w:rsidR="00FE1B44">
              <w:rPr>
                <w:webHidden/>
              </w:rPr>
              <w:fldChar w:fldCharType="begin"/>
            </w:r>
            <w:r w:rsidR="00FE1B44">
              <w:rPr>
                <w:webHidden/>
              </w:rPr>
              <w:instrText>PAGEREF _Toc462535602 \h</w:instrText>
            </w:r>
            <w:r w:rsidR="00FE1B44">
              <w:rPr>
                <w:webHidden/>
              </w:rPr>
            </w:r>
            <w:r w:rsidR="00FE1B44">
              <w:rPr>
                <w:webHidden/>
              </w:rPr>
              <w:fldChar w:fldCharType="separate"/>
            </w:r>
            <w:r w:rsidR="00FE1B44">
              <w:rPr>
                <w:rStyle w:val="IndexLink"/>
              </w:rPr>
              <w:t>CONCLUSÃO</w:t>
            </w:r>
            <w:r w:rsidR="00FE1B44">
              <w:rPr>
                <w:rStyle w:val="IndexLink"/>
              </w:rPr>
              <w:tab/>
              <w:t>69</w:t>
            </w:r>
            <w:r w:rsidR="00FE1B44">
              <w:rPr>
                <w:webHidden/>
              </w:rPr>
              <w:fldChar w:fldCharType="end"/>
            </w:r>
          </w:hyperlink>
        </w:p>
        <w:p w14:paraId="66FA51BC" w14:textId="77777777" w:rsidR="00A30793" w:rsidRDefault="00962ACD">
          <w:pPr>
            <w:pStyle w:val="Sumrio1"/>
            <w:rPr>
              <w:rFonts w:asciiTheme="minorHAnsi" w:eastAsiaTheme="minorEastAsia" w:hAnsiTheme="minorHAnsi" w:cstheme="minorBidi"/>
              <w:w w:val="100"/>
              <w:sz w:val="22"/>
              <w:szCs w:val="22"/>
              <w:lang w:eastAsia="pt-BR"/>
            </w:rPr>
          </w:pPr>
          <w:hyperlink w:anchor="_Toc462535603">
            <w:r w:rsidR="00FE1B44">
              <w:rPr>
                <w:rStyle w:val="IndexLink"/>
                <w:webHidden/>
              </w:rPr>
              <w:t>6 REFERÊNCIAS</w:t>
            </w:r>
            <w:r w:rsidR="00FE1B44">
              <w:rPr>
                <w:webHidden/>
              </w:rPr>
              <w:fldChar w:fldCharType="begin"/>
            </w:r>
            <w:r w:rsidR="00FE1B44">
              <w:rPr>
                <w:webHidden/>
              </w:rPr>
              <w:instrText>PAGEREF _Toc462535603 \h</w:instrText>
            </w:r>
            <w:r w:rsidR="00FE1B44">
              <w:rPr>
                <w:webHidden/>
              </w:rPr>
            </w:r>
            <w:r w:rsidR="00FE1B44">
              <w:rPr>
                <w:webHidden/>
              </w:rPr>
              <w:fldChar w:fldCharType="separate"/>
            </w:r>
            <w:r w:rsidR="00FE1B44">
              <w:rPr>
                <w:rStyle w:val="IndexLink"/>
              </w:rPr>
              <w:tab/>
              <w:t>71</w:t>
            </w:r>
            <w:r w:rsidR="00FE1B44">
              <w:rPr>
                <w:webHidden/>
              </w:rPr>
              <w:fldChar w:fldCharType="end"/>
            </w:r>
          </w:hyperlink>
        </w:p>
        <w:p w14:paraId="2C1E84BF" w14:textId="77777777" w:rsidR="00A30793" w:rsidRDefault="00FE1B44">
          <w:r>
            <w:fldChar w:fldCharType="end"/>
          </w:r>
        </w:p>
      </w:sdtContent>
    </w:sdt>
    <w:p w14:paraId="29D758FF" w14:textId="77777777" w:rsidR="00A30793" w:rsidRDefault="00FE1B44">
      <w:pPr>
        <w:pStyle w:val="Sumrio1"/>
        <w:spacing w:before="240" w:after="240"/>
        <w:contextualSpacing/>
        <w:rPr>
          <w:rStyle w:val="IndexLink"/>
        </w:rPr>
      </w:pPr>
      <w:r>
        <w:fldChar w:fldCharType="begin"/>
      </w:r>
      <w:r>
        <w:instrText>TOC \o "1-9" \h</w:instrText>
      </w:r>
      <w:r>
        <w:fldChar w:fldCharType="end"/>
      </w:r>
    </w:p>
    <w:p w14:paraId="457DFEA9" w14:textId="77777777" w:rsidR="00A30793" w:rsidRDefault="00A30793">
      <w:pPr>
        <w:spacing w:before="0" w:after="0"/>
        <w:contextualSpacing/>
      </w:pPr>
    </w:p>
    <w:p w14:paraId="0D9F72F0" w14:textId="77777777" w:rsidR="00A30793" w:rsidRDefault="00A30793">
      <w:pPr>
        <w:spacing w:before="0" w:after="0"/>
        <w:ind w:left="-142"/>
        <w:contextualSpacing/>
        <w:jc w:val="center"/>
        <w:rPr>
          <w:b/>
        </w:rPr>
      </w:pPr>
    </w:p>
    <w:p w14:paraId="390916FD" w14:textId="77777777" w:rsidR="00A30793" w:rsidRDefault="00A30793">
      <w:pPr>
        <w:spacing w:before="0" w:after="0"/>
        <w:ind w:left="-142"/>
        <w:contextualSpacing/>
        <w:jc w:val="center"/>
        <w:rPr>
          <w:b/>
        </w:rPr>
      </w:pPr>
    </w:p>
    <w:p w14:paraId="2CC3AB6C" w14:textId="77777777" w:rsidR="00A30793" w:rsidRDefault="00A30793">
      <w:pPr>
        <w:spacing w:before="0" w:after="0"/>
        <w:ind w:left="-142"/>
        <w:contextualSpacing/>
        <w:jc w:val="center"/>
        <w:rPr>
          <w:b/>
        </w:rPr>
      </w:pPr>
    </w:p>
    <w:p w14:paraId="69941AF5" w14:textId="77777777" w:rsidR="00A30793" w:rsidRDefault="00FE1B44">
      <w:pPr>
        <w:pStyle w:val="Ttulo1"/>
        <w:numPr>
          <w:ilvl w:val="0"/>
          <w:numId w:val="1"/>
        </w:numPr>
      </w:pPr>
      <w:bookmarkStart w:id="32" w:name="_Toc422897568"/>
      <w:bookmarkStart w:id="33" w:name="_Toc420565694"/>
      <w:bookmarkStart w:id="34" w:name="_Toc462535546"/>
      <w:bookmarkEnd w:id="32"/>
      <w:bookmarkEnd w:id="33"/>
      <w:bookmarkEnd w:id="34"/>
      <w:r>
        <w:lastRenderedPageBreak/>
        <w:t>1 INTRODUÇÃO</w:t>
      </w:r>
    </w:p>
    <w:p w14:paraId="71DB2934" w14:textId="77777777" w:rsidR="00A30793" w:rsidRDefault="00A30793">
      <w:pPr>
        <w:spacing w:before="0" w:after="0"/>
        <w:jc w:val="both"/>
      </w:pPr>
    </w:p>
    <w:p w14:paraId="7FC8A7EC" w14:textId="66553503" w:rsidR="00A30793" w:rsidRDefault="00FE1B44">
      <w:pPr>
        <w:spacing w:before="0" w:after="0"/>
        <w:ind w:firstLine="1134"/>
        <w:jc w:val="both"/>
      </w:pPr>
      <w:r>
        <w:t xml:space="preserve">A empresa </w:t>
      </w:r>
      <w:proofErr w:type="spellStart"/>
      <w:proofErr w:type="gramStart"/>
      <w:r>
        <w:t>GrandMinas</w:t>
      </w:r>
      <w:proofErr w:type="spellEnd"/>
      <w:proofErr w:type="gramEnd"/>
      <w:r>
        <w:t xml:space="preserve"> atua no mercado imobiliário desde 1997 e conta com vasta experiência em criar e vender loteamentos em São Paulo e Minas Gerais e é composta por profissionais das mais diversas áreas, desde corretores, engenheiros, administradores, </w:t>
      </w:r>
      <w:del w:id="35" w:author="Nortti" w:date="2016-10-15T00:59:00Z">
        <w:r w:rsidRPr="00FE1B44" w:rsidDel="00293982">
          <w:rPr>
            <w:i/>
            <w:rPrChange w:id="36" w:author="Karine Martins" w:date="2016-10-09T17:12:00Z">
              <w:rPr/>
            </w:rPrChange>
          </w:rPr>
          <w:delText>marketing</w:delText>
        </w:r>
      </w:del>
      <w:r>
        <w:t xml:space="preserve">, entre outros. Os plantões de vendas dos loteamentos da </w:t>
      </w:r>
      <w:proofErr w:type="spellStart"/>
      <w:r>
        <w:t>GrandMinas</w:t>
      </w:r>
      <w:proofErr w:type="spellEnd"/>
      <w:r>
        <w:t xml:space="preserve"> são gerenciados </w:t>
      </w:r>
      <w:ins w:id="37" w:author="Karine Martins" w:date="2016-10-09T17:12:00Z">
        <w:r>
          <w:t>d</w:t>
        </w:r>
      </w:ins>
      <w:r>
        <w:rPr>
          <w:color w:val="FF0000"/>
        </w:rPr>
        <w:t>e</w:t>
      </w:r>
      <w:r>
        <w:t xml:space="preserve"> forma arcaica utilizando papel e caneta sendo um gerenciamento confuso, suscetível a erros e com pouca transparência para os envolvidos no processo de venda no plantão de vendas.</w:t>
      </w:r>
    </w:p>
    <w:p w14:paraId="4FDF08A3" w14:textId="442D0991" w:rsidR="00A30793" w:rsidRDefault="00FE1B44">
      <w:pPr>
        <w:spacing w:before="0" w:after="0"/>
        <w:ind w:firstLine="1134"/>
        <w:jc w:val="both"/>
      </w:pPr>
      <w:r>
        <w:t>O processo de venda no local do plantão de venda</w:t>
      </w:r>
      <w:ins w:id="38" w:author="Karine Martins" w:date="2016-10-09T17:13:00Z">
        <w:r>
          <w:t>s</w:t>
        </w:r>
      </w:ins>
      <w:r>
        <w:t xml:space="preserve"> deve ser transparente para os corretores, de fácil utilização para os funcionários e com relatórios claros para o sócio proprietário da </w:t>
      </w:r>
      <w:proofErr w:type="spellStart"/>
      <w:r>
        <w:t>GrandMinas</w:t>
      </w:r>
      <w:proofErr w:type="spellEnd"/>
      <w:r>
        <w:t xml:space="preserve">. Pensando nisso, este trabalho teve como principal objetivo suprir a necessidade de gerenciamento do processo de venda no momento do plantão de vendas dos loteamentos da empresa </w:t>
      </w:r>
      <w:proofErr w:type="spellStart"/>
      <w:proofErr w:type="gramStart"/>
      <w:r>
        <w:t>GrandMinas</w:t>
      </w:r>
      <w:proofErr w:type="spellEnd"/>
      <w:proofErr w:type="gramEnd"/>
      <w:r>
        <w:t xml:space="preserve">, através de um sistema </w:t>
      </w:r>
      <w:del w:id="39" w:author="Nortti" w:date="2016-10-15T00:59:00Z">
        <w:r w:rsidRPr="00FE1B44" w:rsidDel="00293982">
          <w:rPr>
            <w:i/>
            <w:rPrChange w:id="40" w:author="Karine Martins" w:date="2016-10-09T17:13:00Z">
              <w:rPr/>
            </w:rPrChange>
          </w:rPr>
          <w:delText>web</w:delText>
        </w:r>
        <w:r w:rsidDel="00293982">
          <w:delText xml:space="preserve"> </w:delText>
        </w:r>
      </w:del>
      <w:r>
        <w:t xml:space="preserve">que centraliza, organiza, gera relatórios e deixa transparente os valores dos lotes, o </w:t>
      </w:r>
      <w:del w:id="41" w:author="Nortti" w:date="2016-10-15T01:00:00Z">
        <w:r w:rsidRPr="00FE1B44" w:rsidDel="00293982">
          <w:rPr>
            <w:i/>
            <w:rPrChange w:id="42" w:author="Karine Martins" w:date="2016-10-09T17:13:00Z">
              <w:rPr/>
            </w:rPrChange>
          </w:rPr>
          <w:delText>status</w:delText>
        </w:r>
        <w:r w:rsidDel="00293982">
          <w:delText xml:space="preserve"> </w:delText>
        </w:r>
      </w:del>
      <w:r>
        <w:t>daquele lote e a transparência da porcentagem correta para cada corretor.</w:t>
      </w:r>
    </w:p>
    <w:p w14:paraId="3A5B3174" w14:textId="504DC22E" w:rsidR="00A30793" w:rsidRDefault="00FE1B44">
      <w:pPr>
        <w:spacing w:before="0" w:after="0"/>
        <w:ind w:firstLine="1134"/>
        <w:jc w:val="both"/>
      </w:pPr>
      <w:r>
        <w:t xml:space="preserve">Trata-se de um sistema </w:t>
      </w:r>
      <w:del w:id="43" w:author="Nortti" w:date="2016-10-15T01:00:00Z">
        <w:r w:rsidRPr="00FE1B44" w:rsidDel="00F2412D">
          <w:rPr>
            <w:i/>
            <w:rPrChange w:id="44" w:author="Karine Martins" w:date="2016-10-09T17:13:00Z">
              <w:rPr/>
            </w:rPrChange>
          </w:rPr>
          <w:delText>web</w:delText>
        </w:r>
        <w:r w:rsidDel="00F2412D">
          <w:delText xml:space="preserve"> </w:delText>
        </w:r>
      </w:del>
      <w:r>
        <w:t>com boa usabilidade e projetado de forma que permita</w:t>
      </w:r>
      <w:r>
        <w:rPr>
          <w:color w:val="FF0000"/>
        </w:rPr>
        <w:t xml:space="preserve"> </w:t>
      </w:r>
      <w:r>
        <w:t xml:space="preserve">que os usuários do sistema da </w:t>
      </w:r>
      <w:proofErr w:type="spellStart"/>
      <w:proofErr w:type="gramStart"/>
      <w:r>
        <w:t>GrandMinas</w:t>
      </w:r>
      <w:proofErr w:type="spellEnd"/>
      <w:proofErr w:type="gramEnd"/>
      <w:r>
        <w:t xml:space="preserve"> possam visualizar de forma clara valores e porcentagens da venda de cada lote de modo a agilizar e gerenciar o processo de venda no momento de um plantão de vendas.</w:t>
      </w:r>
    </w:p>
    <w:p w14:paraId="5784F99E" w14:textId="77777777" w:rsidR="00A30793" w:rsidRDefault="00FE1B44">
      <w:pPr>
        <w:spacing w:before="0" w:after="0"/>
        <w:ind w:firstLine="1134"/>
        <w:jc w:val="both"/>
      </w:pPr>
      <w:r>
        <w:t xml:space="preserve">Como o sistema está hospedado em servidores </w:t>
      </w:r>
      <w:r w:rsidRPr="00FE1B44">
        <w:rPr>
          <w:i/>
          <w:rPrChange w:id="45" w:author="Karine Martins" w:date="2016-10-09T17:14:00Z">
            <w:rPr/>
          </w:rPrChange>
        </w:rPr>
        <w:t>web</w:t>
      </w:r>
      <w:ins w:id="46" w:author="Karine Martins" w:date="2016-10-09T17:14:00Z">
        <w:r>
          <w:rPr>
            <w:i/>
          </w:rPr>
          <w:t>,</w:t>
        </w:r>
      </w:ins>
      <w:r>
        <w:t xml:space="preserve"> os dados gerados podem ser acessados em qualquer parte do mundo, facilitando assim o trabalho do sócio proprietário que em poucas ocasiões se encontra em todos os plantões de vendas.</w:t>
      </w:r>
    </w:p>
    <w:p w14:paraId="2369115F" w14:textId="5E8CFCCE" w:rsidR="00A30793" w:rsidRDefault="00FE1B44">
      <w:pPr>
        <w:spacing w:before="0" w:after="0"/>
        <w:ind w:firstLine="1134"/>
        <w:jc w:val="both"/>
      </w:pPr>
      <w:r>
        <w:t>O tema</w:t>
      </w:r>
      <w:r>
        <w:rPr>
          <w:color w:val="FF0000"/>
        </w:rPr>
        <w:t xml:space="preserve"> </w:t>
      </w:r>
      <w:r>
        <w:t>deste trabalho é o desenvolvimento de um sistema</w:t>
      </w:r>
      <w:del w:id="47" w:author="Nortti" w:date="2016-10-15T01:00:00Z">
        <w:r w:rsidDel="00F2412D">
          <w:delText xml:space="preserve"> </w:delText>
        </w:r>
        <w:r w:rsidRPr="00FE1B44" w:rsidDel="00F2412D">
          <w:rPr>
            <w:i/>
            <w:rPrChange w:id="48" w:author="Karine Martins" w:date="2016-10-09T17:14:00Z">
              <w:rPr/>
            </w:rPrChange>
          </w:rPr>
          <w:delText>web</w:delText>
        </w:r>
      </w:del>
      <w:r>
        <w:t xml:space="preserve"> </w:t>
      </w:r>
      <w:del w:id="49" w:author="Karine Martins" w:date="2016-10-09T17:14:00Z">
        <w:r w:rsidDel="00FE1B44">
          <w:delText xml:space="preserve"> </w:delText>
        </w:r>
      </w:del>
      <w:r>
        <w:t>para plantão de vendas de empresas de loteamento imobiliário. Como problema, tem</w:t>
      </w:r>
      <w:ins w:id="50" w:author="Karine Martins" w:date="2016-10-09T17:14:00Z">
        <w:r>
          <w:t>-se</w:t>
        </w:r>
      </w:ins>
      <w:del w:id="51" w:author="Karine Martins" w:date="2016-10-09T17:14:00Z">
        <w:r w:rsidDel="00FE1B44">
          <w:delText>os</w:delText>
        </w:r>
      </w:del>
      <w:r>
        <w:t xml:space="preserve"> a falta de transparência da porcentagem da venda do corretor e o </w:t>
      </w:r>
      <w:del w:id="52" w:author="Nortti" w:date="2016-10-15T01:00:00Z">
        <w:r w:rsidRPr="00FE1B44" w:rsidDel="00C4545B">
          <w:rPr>
            <w:i/>
            <w:rPrChange w:id="53" w:author="Karine Martins" w:date="2016-10-09T17:14:00Z">
              <w:rPr/>
            </w:rPrChange>
          </w:rPr>
          <w:delText>status</w:delText>
        </w:r>
        <w:r w:rsidDel="00C4545B">
          <w:delText xml:space="preserve"> </w:delText>
        </w:r>
      </w:del>
      <w:r>
        <w:t>atualizado de um lote</w:t>
      </w:r>
      <w:ins w:id="54" w:author="Karine Martins" w:date="2016-10-09T17:14:00Z">
        <w:r>
          <w:t>,</w:t>
        </w:r>
      </w:ins>
      <w:r>
        <w:t xml:space="preserve"> se está vendido ou disponível, e o questionamento: a </w:t>
      </w:r>
      <w:proofErr w:type="gramStart"/>
      <w:r>
        <w:t>implementação</w:t>
      </w:r>
      <w:proofErr w:type="gramEnd"/>
      <w:r>
        <w:t xml:space="preserve"> de um sistema </w:t>
      </w:r>
      <w:del w:id="55" w:author="Nortti" w:date="2016-10-15T01:01:00Z">
        <w:r w:rsidRPr="00FE1B44" w:rsidDel="00C4545B">
          <w:rPr>
            <w:i/>
            <w:rPrChange w:id="56" w:author="Karine Martins" w:date="2016-10-09T17:14:00Z">
              <w:rPr/>
            </w:rPrChange>
          </w:rPr>
          <w:delText>web</w:delText>
        </w:r>
        <w:r w:rsidDel="00C4545B">
          <w:delText xml:space="preserve"> </w:delText>
        </w:r>
      </w:del>
      <w:r>
        <w:t>para gerenciamento de plantões de venda de loteamentos imobiliários facilitará o gerenciamento e a transparência de um plantão de vendas?</w:t>
      </w:r>
    </w:p>
    <w:p w14:paraId="10CC1D5E" w14:textId="41BFBD92" w:rsidR="00A30793" w:rsidRDefault="00FE1B44">
      <w:pPr>
        <w:spacing w:before="0" w:after="0"/>
        <w:ind w:firstLine="1134"/>
        <w:jc w:val="both"/>
      </w:pPr>
      <w:r>
        <w:t xml:space="preserve">O objetivo geral deste trabalho é o desenvolvimento de sistema </w:t>
      </w:r>
      <w:del w:id="57" w:author="Nortti" w:date="2016-10-15T01:01:00Z">
        <w:r w:rsidRPr="00FE1B44" w:rsidDel="00C4545B">
          <w:rPr>
            <w:i/>
            <w:rPrChange w:id="58" w:author="Karine Martins" w:date="2016-10-09T17:14:00Z">
              <w:rPr/>
            </w:rPrChange>
          </w:rPr>
          <w:delText>web</w:delText>
        </w:r>
        <w:r w:rsidDel="00C4545B">
          <w:delText xml:space="preserve"> </w:delText>
        </w:r>
      </w:del>
      <w:r>
        <w:t xml:space="preserve">para gerenciamento de plantão de vendas de loteamento imobiliário. Através do sistema é possível cadastrar os lotes e os respectivos valores, alterar o </w:t>
      </w:r>
      <w:del w:id="59" w:author="Nortti" w:date="2016-10-15T01:01:00Z">
        <w:r w:rsidRPr="00FE1B44" w:rsidDel="00C4545B">
          <w:rPr>
            <w:i/>
            <w:rPrChange w:id="60" w:author="Karine Martins" w:date="2016-10-09T17:15:00Z">
              <w:rPr/>
            </w:rPrChange>
          </w:rPr>
          <w:delText>status</w:delText>
        </w:r>
        <w:r w:rsidDel="00C4545B">
          <w:delText xml:space="preserve"> </w:delText>
        </w:r>
      </w:del>
      <w:r>
        <w:t>da venda entre disponível, vendido e reservado, e calcular o valor da porcentagem do lote vendido por um corretor.</w:t>
      </w:r>
    </w:p>
    <w:p w14:paraId="018F46F1" w14:textId="77777777" w:rsidR="00A30793" w:rsidDel="00FE1B44" w:rsidRDefault="00A30793">
      <w:pPr>
        <w:spacing w:before="0" w:after="0"/>
        <w:ind w:firstLine="1134"/>
        <w:jc w:val="both"/>
        <w:rPr>
          <w:del w:id="61" w:author="Karine Martins" w:date="2016-10-09T17:15:00Z"/>
        </w:rPr>
      </w:pPr>
    </w:p>
    <w:p w14:paraId="70A129F8" w14:textId="77777777" w:rsidR="00A30793" w:rsidDel="00FE1B44" w:rsidRDefault="00A30793">
      <w:pPr>
        <w:tabs>
          <w:tab w:val="left" w:pos="1134"/>
        </w:tabs>
        <w:spacing w:before="0" w:after="0"/>
        <w:ind w:firstLine="1134"/>
        <w:jc w:val="both"/>
        <w:rPr>
          <w:del w:id="62" w:author="Karine Martins" w:date="2016-10-09T17:15:00Z"/>
        </w:rPr>
      </w:pPr>
    </w:p>
    <w:p w14:paraId="71D4058E" w14:textId="77777777" w:rsidR="00A30793" w:rsidRDefault="00FE1B44">
      <w:pPr>
        <w:pStyle w:val="PargrafodaLista1"/>
        <w:spacing w:before="240" w:after="0" w:line="360" w:lineRule="auto"/>
        <w:ind w:firstLine="414"/>
        <w:rPr>
          <w:rFonts w:cs="Times New Roman"/>
          <w:szCs w:val="24"/>
        </w:rPr>
      </w:pPr>
      <w:r>
        <w:rPr>
          <w:rFonts w:cs="Times New Roman"/>
          <w:szCs w:val="24"/>
        </w:rPr>
        <w:t xml:space="preserve">Seus objetivos específicos são desenvolver modelos de módulos que permitam: </w:t>
      </w:r>
    </w:p>
    <w:p w14:paraId="6DE604B4" w14:textId="77777777" w:rsidR="00A30793" w:rsidRDefault="00FE1B44">
      <w:pPr>
        <w:pStyle w:val="PargrafodaLista1"/>
        <w:numPr>
          <w:ilvl w:val="0"/>
          <w:numId w:val="3"/>
        </w:numPr>
        <w:spacing w:before="240" w:after="0" w:line="360" w:lineRule="auto"/>
      </w:pPr>
      <w:commentRangeStart w:id="63"/>
      <w:r>
        <w:rPr>
          <w:rFonts w:cs="Times New Roman"/>
          <w:szCs w:val="24"/>
        </w:rPr>
        <w:t>Inclusão, exclusão e edição de empreendimentos;</w:t>
      </w:r>
      <w:commentRangeEnd w:id="63"/>
      <w:r>
        <w:rPr>
          <w:rStyle w:val="Refdecomentrio"/>
          <w:rFonts w:eastAsia="Droid Sans Fallback" w:cs="Calibri"/>
          <w:lang w:eastAsia="en-US"/>
        </w:rPr>
        <w:commentReference w:id="63"/>
      </w:r>
    </w:p>
    <w:p w14:paraId="2C4F71CA" w14:textId="77777777" w:rsidR="00A30793" w:rsidRDefault="00FE1B44">
      <w:pPr>
        <w:pStyle w:val="PargrafodaLista1"/>
        <w:numPr>
          <w:ilvl w:val="0"/>
          <w:numId w:val="3"/>
        </w:numPr>
        <w:spacing w:before="240" w:after="0" w:line="360" w:lineRule="auto"/>
      </w:pPr>
      <w:r>
        <w:rPr>
          <w:rFonts w:cs="Times New Roman"/>
          <w:szCs w:val="24"/>
        </w:rPr>
        <w:t>Inclusão, exclusão e edição de funcionários;</w:t>
      </w:r>
    </w:p>
    <w:p w14:paraId="7ECD2AB8" w14:textId="77777777" w:rsidR="00A30793" w:rsidRDefault="00FE1B44">
      <w:pPr>
        <w:pStyle w:val="PargrafodaLista1"/>
        <w:numPr>
          <w:ilvl w:val="0"/>
          <w:numId w:val="3"/>
        </w:numPr>
        <w:spacing w:before="240" w:after="0" w:line="360" w:lineRule="auto"/>
      </w:pPr>
      <w:r>
        <w:rPr>
          <w:rFonts w:cs="Times New Roman"/>
          <w:szCs w:val="24"/>
        </w:rPr>
        <w:t>Inclusão, exclusão e edição de corretores;</w:t>
      </w:r>
    </w:p>
    <w:p w14:paraId="1FECDAF8" w14:textId="77777777" w:rsidR="00A30793" w:rsidRDefault="00FE1B44">
      <w:pPr>
        <w:pStyle w:val="PargrafodaLista1"/>
        <w:numPr>
          <w:ilvl w:val="0"/>
          <w:numId w:val="3"/>
        </w:numPr>
        <w:spacing w:before="240" w:after="0" w:line="360" w:lineRule="auto"/>
      </w:pPr>
      <w:r>
        <w:rPr>
          <w:rFonts w:cs="Times New Roman"/>
          <w:szCs w:val="24"/>
        </w:rPr>
        <w:t>Inclusão, exclusão e edição de vendas;</w:t>
      </w:r>
    </w:p>
    <w:p w14:paraId="5C9914F7" w14:textId="77777777" w:rsidR="00A30793" w:rsidRDefault="00FE1B44">
      <w:pPr>
        <w:pStyle w:val="PargrafodaLista1"/>
        <w:numPr>
          <w:ilvl w:val="0"/>
          <w:numId w:val="3"/>
        </w:numPr>
        <w:spacing w:before="240" w:after="0" w:line="360" w:lineRule="auto"/>
      </w:pPr>
      <w:bookmarkStart w:id="64" w:name="__DdeLink__8397_191562389"/>
      <w:r>
        <w:rPr>
          <w:rFonts w:cs="Times New Roman"/>
          <w:szCs w:val="24"/>
        </w:rPr>
        <w:t>Inclusão, exclusão e edição de quadras</w:t>
      </w:r>
      <w:bookmarkEnd w:id="64"/>
      <w:r>
        <w:rPr>
          <w:rFonts w:cs="Times New Roman"/>
          <w:szCs w:val="24"/>
        </w:rPr>
        <w:t>;</w:t>
      </w:r>
    </w:p>
    <w:p w14:paraId="77C61C65" w14:textId="77777777" w:rsidR="00A30793" w:rsidRDefault="00FE1B44">
      <w:pPr>
        <w:pStyle w:val="PargrafodaLista1"/>
        <w:numPr>
          <w:ilvl w:val="0"/>
          <w:numId w:val="3"/>
        </w:numPr>
        <w:spacing w:before="240" w:after="0" w:line="360" w:lineRule="auto"/>
      </w:pPr>
      <w:r>
        <w:rPr>
          <w:rFonts w:cs="Times New Roman"/>
          <w:szCs w:val="24"/>
        </w:rPr>
        <w:t>Inclusão, exclusão e edição de lotes e seu valor;</w:t>
      </w:r>
    </w:p>
    <w:p w14:paraId="063C58A3" w14:textId="77777777" w:rsidR="00A30793" w:rsidRDefault="00FE1B44">
      <w:pPr>
        <w:pStyle w:val="PargrafodaLista1"/>
        <w:numPr>
          <w:ilvl w:val="0"/>
          <w:numId w:val="3"/>
        </w:numPr>
        <w:spacing w:before="240" w:after="0" w:line="360" w:lineRule="auto"/>
      </w:pPr>
      <w:r>
        <w:rPr>
          <w:rFonts w:cs="Times New Roman"/>
          <w:szCs w:val="24"/>
        </w:rPr>
        <w:t>Disponibilização de relatório de venda por corretor;</w:t>
      </w:r>
    </w:p>
    <w:p w14:paraId="54212820" w14:textId="77777777" w:rsidR="00A30793" w:rsidRDefault="00FE1B44">
      <w:pPr>
        <w:pStyle w:val="PargrafodaLista1"/>
        <w:numPr>
          <w:ilvl w:val="0"/>
          <w:numId w:val="3"/>
        </w:numPr>
        <w:spacing w:before="240" w:after="0" w:line="360" w:lineRule="auto"/>
      </w:pPr>
      <w:r>
        <w:rPr>
          <w:rFonts w:cs="Times New Roman"/>
          <w:szCs w:val="24"/>
        </w:rPr>
        <w:t>Disponibilização de relatório de entradas financeiras de todos os lotes</w:t>
      </w:r>
    </w:p>
    <w:p w14:paraId="170D3556" w14:textId="77777777" w:rsidR="00A30793" w:rsidRDefault="00FE1B44">
      <w:pPr>
        <w:pStyle w:val="PargrafodaLista1"/>
        <w:numPr>
          <w:ilvl w:val="0"/>
          <w:numId w:val="3"/>
        </w:numPr>
        <w:spacing w:before="240" w:after="0" w:line="360" w:lineRule="auto"/>
      </w:pPr>
      <w:r>
        <w:rPr>
          <w:rFonts w:cs="Times New Roman"/>
          <w:szCs w:val="24"/>
        </w:rPr>
        <w:t>Disponibilização de relatório de lotes disponibilizados/vendidos.</w:t>
      </w:r>
    </w:p>
    <w:p w14:paraId="70C3D252" w14:textId="77777777" w:rsidR="00A30793" w:rsidRDefault="00FE1B44">
      <w:pPr>
        <w:pStyle w:val="PargrafodaLista1"/>
        <w:numPr>
          <w:ilvl w:val="0"/>
          <w:numId w:val="3"/>
        </w:numPr>
        <w:spacing w:before="240" w:after="0" w:line="360" w:lineRule="auto"/>
      </w:pPr>
      <w:r>
        <w:rPr>
          <w:rFonts w:cs="Times New Roman"/>
          <w:szCs w:val="24"/>
        </w:rPr>
        <w:t>Auditoria</w:t>
      </w:r>
    </w:p>
    <w:p w14:paraId="236888D4" w14:textId="77777777" w:rsidR="00A30793" w:rsidRDefault="00FE1B44">
      <w:pPr>
        <w:spacing w:before="0" w:after="0"/>
        <w:ind w:firstLine="1134"/>
        <w:jc w:val="both"/>
      </w:pPr>
      <w:r>
        <w:t>Este trabalho foi dividido em 6 capítulos, promovendo uma melhor organização de suas etapas. O capítulo 2 trata da fundamentação teórica do projeto, que aborda conceitos relativos ao desenvolvimento do trabalho. O capítulo 3, por sua vez, aborda questões sobre o trabalho desenvolvido e sobre os métodos utilizados para o desenvolvimento do sistema. Da mesma forma, o capítulo 4 traz os resultados obtidos com o projeto. No capítulo 5 são apresentadas às conclusões</w:t>
      </w:r>
      <w:ins w:id="65" w:author="Karine Martins" w:date="2016-10-09T17:16:00Z">
        <w:r>
          <w:t xml:space="preserve">, seguidas </w:t>
        </w:r>
        <w:proofErr w:type="spellStart"/>
        <w:r>
          <w:t>das</w:t>
        </w:r>
      </w:ins>
      <w:del w:id="66" w:author="Karine Martins" w:date="2016-10-09T17:16:00Z">
        <w:r w:rsidDel="00FE1B44">
          <w:delText xml:space="preserve"> e no capítulo 6 são apresentadas às </w:delText>
        </w:r>
      </w:del>
      <w:r>
        <w:t>referências</w:t>
      </w:r>
      <w:proofErr w:type="spellEnd"/>
      <w:r>
        <w:t xml:space="preserve"> na elaboração desse presente trabalho.</w:t>
      </w:r>
    </w:p>
    <w:p w14:paraId="7C55FC5D" w14:textId="77777777" w:rsidR="00A30793" w:rsidRDefault="00A30793">
      <w:pPr>
        <w:spacing w:before="0" w:after="0"/>
        <w:ind w:firstLine="1134"/>
        <w:jc w:val="both"/>
      </w:pPr>
    </w:p>
    <w:p w14:paraId="09BF6357" w14:textId="77777777" w:rsidR="00A30793" w:rsidRDefault="00A30793">
      <w:pPr>
        <w:spacing w:before="0" w:after="0"/>
        <w:ind w:firstLine="1134"/>
        <w:jc w:val="both"/>
      </w:pPr>
    </w:p>
    <w:p w14:paraId="0E52B549" w14:textId="77777777" w:rsidR="00A30793" w:rsidRDefault="00A30793">
      <w:pPr>
        <w:spacing w:before="0" w:after="0"/>
        <w:ind w:firstLine="1134"/>
        <w:jc w:val="both"/>
      </w:pPr>
    </w:p>
    <w:p w14:paraId="1601593C" w14:textId="77777777" w:rsidR="00A30793" w:rsidRDefault="00A30793">
      <w:pPr>
        <w:spacing w:before="0" w:after="0"/>
        <w:ind w:firstLine="1134"/>
        <w:jc w:val="both"/>
      </w:pPr>
    </w:p>
    <w:p w14:paraId="4CC9109D" w14:textId="77777777" w:rsidR="00A30793" w:rsidRDefault="00A30793">
      <w:pPr>
        <w:spacing w:before="0" w:after="0"/>
        <w:ind w:firstLine="1134"/>
        <w:jc w:val="both"/>
      </w:pPr>
    </w:p>
    <w:p w14:paraId="588F2B41" w14:textId="77777777" w:rsidR="00FE1B44" w:rsidRDefault="00FE1B44">
      <w:pPr>
        <w:suppressAutoHyphens w:val="0"/>
        <w:spacing w:before="0" w:after="0" w:line="240" w:lineRule="auto"/>
        <w:rPr>
          <w:ins w:id="67" w:author="Karine Martins" w:date="2016-10-09T17:15:00Z"/>
          <w:rFonts w:cs="Times New Roman"/>
          <w:b/>
          <w:bCs/>
        </w:rPr>
      </w:pPr>
      <w:bookmarkStart w:id="68" w:name="_Toc422897569"/>
      <w:bookmarkStart w:id="69" w:name="_Toc462535547"/>
      <w:bookmarkEnd w:id="68"/>
      <w:bookmarkEnd w:id="69"/>
      <w:ins w:id="70" w:author="Karine Martins" w:date="2016-10-09T17:15:00Z">
        <w:r>
          <w:br w:type="page"/>
        </w:r>
      </w:ins>
    </w:p>
    <w:p w14:paraId="077B3CC0" w14:textId="77777777" w:rsidR="00A30793" w:rsidRDefault="00FE1B44">
      <w:pPr>
        <w:pStyle w:val="Ttulo1"/>
        <w:numPr>
          <w:ilvl w:val="0"/>
          <w:numId w:val="1"/>
        </w:numPr>
      </w:pPr>
      <w:r>
        <w:lastRenderedPageBreak/>
        <w:t>2 FUNDAMENTAÇÃO TEÓRICA</w:t>
      </w:r>
    </w:p>
    <w:p w14:paraId="1DD646F4" w14:textId="77777777" w:rsidR="00A30793" w:rsidRDefault="00A30793">
      <w:pPr>
        <w:spacing w:before="0" w:after="0"/>
        <w:ind w:firstLine="1134"/>
        <w:jc w:val="both"/>
      </w:pPr>
    </w:p>
    <w:p w14:paraId="406CB0C5" w14:textId="77777777" w:rsidR="00A30793" w:rsidRDefault="00FE1B44">
      <w:pPr>
        <w:spacing w:before="0" w:after="0"/>
        <w:ind w:firstLine="1134"/>
        <w:jc w:val="both"/>
      </w:pPr>
      <w:r>
        <w:t>A seguir estão descritos os principais conceitos relacionados ao desenvolvimento do projeto.</w:t>
      </w:r>
    </w:p>
    <w:p w14:paraId="24C63CE6" w14:textId="77777777" w:rsidR="00A30793" w:rsidRDefault="00A30793">
      <w:pPr>
        <w:spacing w:before="0" w:after="0"/>
        <w:ind w:firstLine="1134"/>
        <w:jc w:val="both"/>
      </w:pPr>
    </w:p>
    <w:p w14:paraId="641B1A65" w14:textId="77777777" w:rsidR="00A30793" w:rsidRDefault="00FE1B44">
      <w:pPr>
        <w:pStyle w:val="Ttulo2"/>
        <w:numPr>
          <w:ilvl w:val="1"/>
          <w:numId w:val="23"/>
        </w:numPr>
        <w:spacing w:before="240" w:after="240"/>
        <w:contextualSpacing/>
        <w:jc w:val="both"/>
      </w:pPr>
      <w:bookmarkStart w:id="71" w:name="_Toc422897570"/>
      <w:bookmarkStart w:id="72" w:name="_Toc462535548"/>
      <w:bookmarkEnd w:id="71"/>
      <w:bookmarkEnd w:id="72"/>
      <w:r>
        <w:t>Sistemas de informação</w:t>
      </w:r>
    </w:p>
    <w:p w14:paraId="7ED08288" w14:textId="77777777" w:rsidR="00A30793" w:rsidRDefault="00A30793">
      <w:pPr>
        <w:spacing w:before="0" w:after="0"/>
        <w:contextualSpacing/>
        <w:jc w:val="both"/>
      </w:pPr>
    </w:p>
    <w:p w14:paraId="202CA68D" w14:textId="77777777" w:rsidR="00A30793" w:rsidRDefault="00FE1B44">
      <w:pPr>
        <w:spacing w:before="0" w:after="0"/>
        <w:ind w:firstLine="1134"/>
        <w:contextualSpacing/>
        <w:jc w:val="both"/>
        <w:rPr>
          <w:szCs w:val="28"/>
        </w:rPr>
      </w:pPr>
      <w:r>
        <w:rPr>
          <w:szCs w:val="28"/>
        </w:rPr>
        <w:t xml:space="preserve">Conforme </w:t>
      </w:r>
      <w:proofErr w:type="spellStart"/>
      <w:r>
        <w:rPr>
          <w:szCs w:val="28"/>
        </w:rPr>
        <w:t>Laudon</w:t>
      </w:r>
      <w:proofErr w:type="spellEnd"/>
      <w:r>
        <w:rPr>
          <w:szCs w:val="28"/>
        </w:rPr>
        <w:t xml:space="preserve"> </w:t>
      </w:r>
      <w:del w:id="73" w:author="Karine Martins" w:date="2016-10-09T17:19:00Z">
        <w:r w:rsidDel="00FE1B44">
          <w:rPr>
            <w:szCs w:val="28"/>
          </w:rPr>
          <w:delText xml:space="preserve">&amp; </w:delText>
        </w:r>
      </w:del>
      <w:ins w:id="74" w:author="Karine Martins" w:date="2016-10-09T17:19:00Z">
        <w:r>
          <w:rPr>
            <w:szCs w:val="28"/>
          </w:rPr>
          <w:t xml:space="preserve">e </w:t>
        </w:r>
      </w:ins>
      <w:proofErr w:type="spellStart"/>
      <w:r>
        <w:rPr>
          <w:szCs w:val="28"/>
        </w:rPr>
        <w:t>Laudon</w:t>
      </w:r>
      <w:proofErr w:type="spellEnd"/>
      <w:r>
        <w:rPr>
          <w:szCs w:val="28"/>
        </w:rPr>
        <w:t xml:space="preserve"> (2007, p. 9, grifo do autor), “um </w:t>
      </w:r>
      <w:r>
        <w:rPr>
          <w:b/>
          <w:bCs/>
          <w:szCs w:val="28"/>
        </w:rPr>
        <w:t>sistema de informação</w:t>
      </w:r>
      <w:r>
        <w:rPr>
          <w:szCs w:val="28"/>
        </w:rPr>
        <w:t xml:space="preserve"> pode ser definido tecnicamente como um conjunto de componentes inter-relacionados que coletam (ou recuperam), processam, armazenam e distribuem informações destinadas a apoiar a tomada de decisões, a coordenação e o controle de uma organização”.</w:t>
      </w:r>
    </w:p>
    <w:p w14:paraId="6BFE2E89" w14:textId="77777777" w:rsidR="00A30793" w:rsidRDefault="00FE1B44">
      <w:pPr>
        <w:tabs>
          <w:tab w:val="left" w:pos="1134"/>
        </w:tabs>
        <w:spacing w:before="0" w:after="0"/>
        <w:ind w:firstLine="1134"/>
        <w:contextualSpacing/>
        <w:jc w:val="both"/>
      </w:pPr>
      <w:r>
        <w:t>De acordo com Rezende (2005), os Sistemas de Informação podem ser classificados, levando em consideração o suporte à decisão em:</w:t>
      </w:r>
    </w:p>
    <w:p w14:paraId="114C2A45" w14:textId="77777777" w:rsidR="00A30793" w:rsidRDefault="00FE1B44">
      <w:pPr>
        <w:numPr>
          <w:ilvl w:val="0"/>
          <w:numId w:val="2"/>
        </w:numPr>
        <w:spacing w:before="0" w:after="0"/>
        <w:contextualSpacing/>
        <w:jc w:val="both"/>
      </w:pPr>
      <w:r>
        <w:t>Sistemas de Informação Operacionais: Auxiliam a tomada de decisão do setor técnico empresarial, através do processamento de informações e operações que fazem parte da rotina da organização;</w:t>
      </w:r>
    </w:p>
    <w:p w14:paraId="31FE4D25" w14:textId="77777777" w:rsidR="00A30793" w:rsidRDefault="00FE1B44">
      <w:pPr>
        <w:numPr>
          <w:ilvl w:val="0"/>
          <w:numId w:val="2"/>
        </w:numPr>
        <w:spacing w:before="0" w:after="0"/>
        <w:contextualSpacing/>
        <w:jc w:val="both"/>
      </w:pPr>
      <w:r>
        <w:t>Sistemas de Informações Gerenciais: Permite a tomada de decisão da equipe gerente da organização, através do processamento de informações e dados agrupados das operações;</w:t>
      </w:r>
    </w:p>
    <w:p w14:paraId="03E24123" w14:textId="77777777" w:rsidR="00A30793" w:rsidRDefault="00FE1B44">
      <w:pPr>
        <w:numPr>
          <w:ilvl w:val="0"/>
          <w:numId w:val="2"/>
        </w:numPr>
        <w:spacing w:before="0" w:after="0"/>
        <w:contextualSpacing/>
        <w:jc w:val="both"/>
        <w:rPr>
          <w:szCs w:val="28"/>
        </w:rPr>
      </w:pPr>
      <w:r>
        <w:rPr>
          <w:szCs w:val="28"/>
        </w:rPr>
        <w:t xml:space="preserve">Sistemas de Informações Estratégicas: Transforma as informações operacionais em informações estratégicas. </w:t>
      </w:r>
      <w:del w:id="75" w:author="Karine Martins" w:date="2016-10-09T17:19:00Z">
        <w:r w:rsidDel="00FE1B44">
          <w:rPr>
            <w:szCs w:val="28"/>
          </w:rPr>
          <w:tab/>
        </w:r>
      </w:del>
      <w:r>
        <w:rPr>
          <w:szCs w:val="28"/>
        </w:rPr>
        <w:t>Com a utilização desse tipo de sistema, é levado em consideração o meio ambiente interno e externo à organização</w:t>
      </w:r>
      <w:ins w:id="76" w:author="Karine Martins" w:date="2016-10-09T17:20:00Z">
        <w:r>
          <w:rPr>
            <w:szCs w:val="28"/>
          </w:rPr>
          <w:t>.</w:t>
        </w:r>
      </w:ins>
      <w:del w:id="77" w:author="Karine Martins" w:date="2016-10-09T17:20:00Z">
        <w:r w:rsidDel="00FE1B44">
          <w:rPr>
            <w:szCs w:val="28"/>
          </w:rPr>
          <w:delText>;</w:delText>
        </w:r>
      </w:del>
    </w:p>
    <w:p w14:paraId="19E99423" w14:textId="77777777" w:rsidR="00A30793" w:rsidRDefault="00FE1B44">
      <w:pPr>
        <w:spacing w:before="0" w:after="0"/>
        <w:ind w:firstLine="1134"/>
        <w:contextualSpacing/>
        <w:jc w:val="both"/>
        <w:rPr>
          <w:szCs w:val="28"/>
        </w:rPr>
      </w:pPr>
      <w:r>
        <w:rPr>
          <w:szCs w:val="28"/>
        </w:rPr>
        <w:t xml:space="preserve">Ainda segundo </w:t>
      </w:r>
      <w:proofErr w:type="spellStart"/>
      <w:r>
        <w:rPr>
          <w:szCs w:val="28"/>
        </w:rPr>
        <w:t>Laudon</w:t>
      </w:r>
      <w:proofErr w:type="spellEnd"/>
      <w:r>
        <w:rPr>
          <w:szCs w:val="28"/>
        </w:rPr>
        <w:t xml:space="preserve"> </w:t>
      </w:r>
      <w:del w:id="78" w:author="Karine Martins" w:date="2016-10-09T17:20:00Z">
        <w:r w:rsidDel="00FE1B44">
          <w:rPr>
            <w:szCs w:val="28"/>
          </w:rPr>
          <w:delText xml:space="preserve">&amp; </w:delText>
        </w:r>
      </w:del>
      <w:ins w:id="79" w:author="Karine Martins" w:date="2016-10-09T17:20:00Z">
        <w:r>
          <w:rPr>
            <w:szCs w:val="28"/>
          </w:rPr>
          <w:t xml:space="preserve">e </w:t>
        </w:r>
      </w:ins>
      <w:proofErr w:type="spellStart"/>
      <w:r>
        <w:rPr>
          <w:szCs w:val="28"/>
        </w:rPr>
        <w:t>Laudon</w:t>
      </w:r>
      <w:proofErr w:type="spellEnd"/>
      <w:r>
        <w:rPr>
          <w:szCs w:val="28"/>
        </w:rPr>
        <w:t xml:space="preserve"> (2007) aponta</w:t>
      </w:r>
      <w:ins w:id="80" w:author="Karine Martins" w:date="2016-10-09T17:20:00Z">
        <w:r>
          <w:rPr>
            <w:szCs w:val="28"/>
          </w:rPr>
          <w:t>m</w:t>
        </w:r>
      </w:ins>
      <w:r>
        <w:rPr>
          <w:szCs w:val="28"/>
        </w:rPr>
        <w:t xml:space="preserve"> que a compreensão de um sistema de informação passa por algumas dimensões mais amplas, como, a capacidade de prover soluções para desafios em um ambiente empresarial.</w:t>
      </w:r>
    </w:p>
    <w:p w14:paraId="30E4D3F0" w14:textId="77777777" w:rsidR="00A30793" w:rsidRDefault="00FE1B44">
      <w:pPr>
        <w:spacing w:before="0" w:after="0"/>
        <w:ind w:firstLine="1134"/>
        <w:contextualSpacing/>
        <w:jc w:val="both"/>
        <w:rPr>
          <w:szCs w:val="28"/>
        </w:rPr>
      </w:pPr>
      <w:r>
        <w:rPr>
          <w:szCs w:val="28"/>
        </w:rPr>
        <w:t xml:space="preserve">Com o intuito de ajudar </w:t>
      </w:r>
      <w:r>
        <w:rPr>
          <w:szCs w:val="28"/>
        </w:rPr>
        <w:tab/>
        <w:t xml:space="preserve">as empresas na </w:t>
      </w:r>
      <w:proofErr w:type="gramStart"/>
      <w:r>
        <w:rPr>
          <w:szCs w:val="28"/>
        </w:rPr>
        <w:t>otimização</w:t>
      </w:r>
      <w:proofErr w:type="gramEnd"/>
      <w:r>
        <w:rPr>
          <w:szCs w:val="28"/>
        </w:rPr>
        <w:t xml:space="preserve"> dos seus processos e na tomada de decisões </w:t>
      </w:r>
      <w:ins w:id="81" w:author="Karine Martins" w:date="2016-10-09T17:20:00Z">
        <w:r>
          <w:rPr>
            <w:szCs w:val="28"/>
          </w:rPr>
          <w:t xml:space="preserve">será utilizado </w:t>
        </w:r>
      </w:ins>
      <w:del w:id="82" w:author="Karine Martins" w:date="2016-10-09T17:20:00Z">
        <w:r w:rsidDel="00FE1B44">
          <w:rPr>
            <w:szCs w:val="28"/>
          </w:rPr>
          <w:delText>utilizaremos</w:delText>
        </w:r>
      </w:del>
      <w:r>
        <w:rPr>
          <w:szCs w:val="28"/>
        </w:rPr>
        <w:t xml:space="preserve"> de um Sistema de Informação Gerencial</w:t>
      </w:r>
      <w:ins w:id="83" w:author="Karine Martins" w:date="2016-10-09T17:20:00Z">
        <w:r>
          <w:rPr>
            <w:szCs w:val="28"/>
          </w:rPr>
          <w:t xml:space="preserve"> no presente trabalho</w:t>
        </w:r>
      </w:ins>
      <w:r>
        <w:rPr>
          <w:szCs w:val="28"/>
        </w:rPr>
        <w:t>.</w:t>
      </w:r>
    </w:p>
    <w:p w14:paraId="55A37421" w14:textId="77777777" w:rsidR="00A30793" w:rsidRDefault="00A30793">
      <w:pPr>
        <w:spacing w:before="0" w:after="0"/>
        <w:ind w:firstLine="1134"/>
        <w:contextualSpacing/>
        <w:jc w:val="both"/>
      </w:pPr>
    </w:p>
    <w:p w14:paraId="7AAAFCF0" w14:textId="2A416FA1" w:rsidR="00A30793" w:rsidDel="00E07C23" w:rsidRDefault="00FE1B44">
      <w:pPr>
        <w:pStyle w:val="Ttulo3"/>
        <w:numPr>
          <w:ilvl w:val="2"/>
          <w:numId w:val="23"/>
        </w:numPr>
        <w:rPr>
          <w:ins w:id="84" w:author="Karine Martins" w:date="2016-10-09T17:21:00Z"/>
          <w:del w:id="85" w:author="Nortti" w:date="2016-10-15T01:06:00Z"/>
          <w:szCs w:val="28"/>
        </w:rPr>
        <w:pPrChange w:id="86" w:author="Karine Martins" w:date="2016-10-09T17:21:00Z">
          <w:pPr>
            <w:pStyle w:val="Ttulo3"/>
          </w:pPr>
        </w:pPrChange>
      </w:pPr>
      <w:bookmarkStart w:id="87" w:name="_Toc462535549"/>
      <w:del w:id="88" w:author="Nortti" w:date="2016-10-15T01:06:00Z">
        <w:r w:rsidDel="00E07C23">
          <w:rPr>
            <w:b w:val="0"/>
            <w:bCs w:val="0"/>
            <w:szCs w:val="28"/>
          </w:rPr>
          <w:lastRenderedPageBreak/>
          <w:delText>2.1.1</w:delText>
        </w:r>
        <w:bookmarkEnd w:id="87"/>
        <w:r w:rsidDel="00E07C23">
          <w:rPr>
            <w:szCs w:val="28"/>
          </w:rPr>
          <w:tab/>
          <w:delText>Sistemas de Informações Gerenciais</w:delText>
        </w:r>
      </w:del>
    </w:p>
    <w:p w14:paraId="0CB6730F" w14:textId="2B6441DD" w:rsidR="00FE1B44" w:rsidRPr="00FE1B44" w:rsidDel="00E07C23" w:rsidRDefault="00FE1B44">
      <w:pPr>
        <w:pStyle w:val="PargrafodaLista"/>
        <w:rPr>
          <w:del w:id="89" w:author="Nortti" w:date="2016-10-15T01:06:00Z"/>
        </w:rPr>
        <w:pPrChange w:id="90" w:author="Karine Martins" w:date="2016-10-09T17:21:00Z">
          <w:pPr>
            <w:pStyle w:val="Ttulo3"/>
          </w:pPr>
        </w:pPrChange>
      </w:pPr>
    </w:p>
    <w:p w14:paraId="4E68C144" w14:textId="77777777" w:rsidR="00A30793" w:rsidRDefault="00FE1B44">
      <w:pPr>
        <w:spacing w:before="0" w:after="0"/>
        <w:ind w:firstLine="1134"/>
        <w:contextualSpacing/>
        <w:jc w:val="both"/>
        <w:rPr>
          <w:szCs w:val="28"/>
        </w:rPr>
      </w:pPr>
      <w:r>
        <w:rPr>
          <w:szCs w:val="28"/>
        </w:rPr>
        <w:t xml:space="preserve">Segundo </w:t>
      </w:r>
      <w:proofErr w:type="spellStart"/>
      <w:r>
        <w:rPr>
          <w:szCs w:val="28"/>
        </w:rPr>
        <w:t>Laudon</w:t>
      </w:r>
      <w:proofErr w:type="spellEnd"/>
      <w:r>
        <w:rPr>
          <w:szCs w:val="28"/>
        </w:rPr>
        <w:t xml:space="preserve"> </w:t>
      </w:r>
      <w:del w:id="91" w:author="Karine Martins" w:date="2016-10-09T17:21:00Z">
        <w:r w:rsidDel="00FE1B44">
          <w:rPr>
            <w:szCs w:val="28"/>
          </w:rPr>
          <w:delText xml:space="preserve">&amp; </w:delText>
        </w:r>
      </w:del>
      <w:ins w:id="92" w:author="Karine Martins" w:date="2016-10-09T17:21:00Z">
        <w:r>
          <w:rPr>
            <w:szCs w:val="28"/>
          </w:rPr>
          <w:t xml:space="preserve">e </w:t>
        </w:r>
      </w:ins>
      <w:proofErr w:type="spellStart"/>
      <w:r>
        <w:rPr>
          <w:szCs w:val="28"/>
        </w:rPr>
        <w:t>Laudon</w:t>
      </w:r>
      <w:proofErr w:type="spellEnd"/>
      <w:r>
        <w:rPr>
          <w:szCs w:val="28"/>
        </w:rPr>
        <w:t xml:space="preserve"> (2009, p. XIV), “existe um mundo de negócios completamente novo utilizando novas tecnologias para gerenciar e organizar. </w:t>
      </w:r>
      <w:proofErr w:type="gramStart"/>
      <w:r>
        <w:rPr>
          <w:szCs w:val="28"/>
        </w:rPr>
        <w:t>O que faz da área de sistemas de informações gerencias</w:t>
      </w:r>
      <w:proofErr w:type="gramEnd"/>
      <w:r>
        <w:rPr>
          <w:szCs w:val="28"/>
        </w:rPr>
        <w:t xml:space="preserve"> a mais excitante de estudo nas escolas de administração é a mudança continua em tecnologia, gestão e processos de negócios“.</w:t>
      </w:r>
    </w:p>
    <w:p w14:paraId="23CB3E19" w14:textId="77777777" w:rsidR="00A30793" w:rsidRDefault="00FE1B44">
      <w:pPr>
        <w:tabs>
          <w:tab w:val="left" w:pos="1134"/>
        </w:tabs>
        <w:spacing w:before="0" w:after="0"/>
        <w:ind w:firstLine="1134"/>
        <w:contextualSpacing/>
        <w:jc w:val="both"/>
        <w:rPr>
          <w:szCs w:val="28"/>
        </w:rPr>
      </w:pPr>
      <w:r>
        <w:rPr>
          <w:szCs w:val="28"/>
        </w:rPr>
        <w:t>Rezende (2005) diz que os Sistemas Gerencias de Informação são aplicados para que haja o processamento de grupos de dados das operações com o intuito de sintetizá-los para aplicação no auxílio em tomadas de decisão.</w:t>
      </w:r>
    </w:p>
    <w:p w14:paraId="471A0A3E" w14:textId="6242FE8E" w:rsidR="00A30793" w:rsidRDefault="00FE1B44">
      <w:pPr>
        <w:spacing w:before="0" w:after="0"/>
        <w:ind w:firstLine="1134"/>
        <w:contextualSpacing/>
        <w:jc w:val="both"/>
        <w:rPr>
          <w:szCs w:val="28"/>
        </w:rPr>
      </w:pPr>
      <w:r>
        <w:rPr>
          <w:szCs w:val="28"/>
        </w:rPr>
        <w:t xml:space="preserve">Sendo assim, </w:t>
      </w:r>
      <w:del w:id="93" w:author="Karine Martins" w:date="2016-10-09T17:21:00Z">
        <w:r w:rsidDel="00FE1B44">
          <w:rPr>
            <w:szCs w:val="28"/>
          </w:rPr>
          <w:delText xml:space="preserve">adoteramos </w:delText>
        </w:r>
      </w:del>
      <w:ins w:id="94" w:author="Karine Martins" w:date="2016-10-09T17:21:00Z">
        <w:r>
          <w:rPr>
            <w:szCs w:val="28"/>
          </w:rPr>
          <w:t xml:space="preserve">serão adotadas </w:t>
        </w:r>
      </w:ins>
      <w:r>
        <w:rPr>
          <w:szCs w:val="28"/>
        </w:rPr>
        <w:t xml:space="preserve">práticas de engenharia de </w:t>
      </w:r>
      <w:del w:id="95" w:author="Nortti" w:date="2016-10-15T01:06:00Z">
        <w:r w:rsidRPr="00FE1B44" w:rsidDel="00E07C23">
          <w:rPr>
            <w:i/>
            <w:szCs w:val="28"/>
            <w:rPrChange w:id="96" w:author="Karine Martins" w:date="2016-10-09T17:21:00Z">
              <w:rPr>
                <w:rFonts w:cs="Times New Roman"/>
                <w:b/>
                <w:bCs/>
                <w:i/>
                <w:szCs w:val="28"/>
              </w:rPr>
            </w:rPrChange>
          </w:rPr>
          <w:delText>software</w:delText>
        </w:r>
        <w:r w:rsidDel="00E07C23">
          <w:rPr>
            <w:szCs w:val="28"/>
          </w:rPr>
          <w:delText xml:space="preserve"> </w:delText>
        </w:r>
      </w:del>
      <w:r>
        <w:rPr>
          <w:szCs w:val="28"/>
        </w:rPr>
        <w:t>para a construção coerente de um Sistema de Informação Gerencial.</w:t>
      </w:r>
      <w:proofErr w:type="gramStart"/>
      <w:r>
        <w:rPr>
          <w:szCs w:val="28"/>
        </w:rPr>
        <w:tab/>
      </w:r>
      <w:proofErr w:type="gramEnd"/>
    </w:p>
    <w:p w14:paraId="4D07B91A" w14:textId="77777777" w:rsidR="00A30793" w:rsidRDefault="00A30793">
      <w:pPr>
        <w:spacing w:before="0" w:after="0"/>
        <w:contextualSpacing/>
        <w:jc w:val="both"/>
      </w:pPr>
    </w:p>
    <w:p w14:paraId="3C54E659" w14:textId="77777777" w:rsidR="00A30793" w:rsidRDefault="00FE1B44">
      <w:pPr>
        <w:pStyle w:val="Ttulo2"/>
        <w:numPr>
          <w:ilvl w:val="1"/>
          <w:numId w:val="23"/>
        </w:numPr>
        <w:spacing w:before="240" w:after="240"/>
        <w:contextualSpacing/>
        <w:jc w:val="both"/>
      </w:pPr>
      <w:bookmarkStart w:id="97" w:name="_Toc422897571"/>
      <w:bookmarkStart w:id="98" w:name="_Toc462535550"/>
      <w:bookmarkEnd w:id="97"/>
      <w:bookmarkEnd w:id="98"/>
      <w:r>
        <w:t>Engenharia de software</w:t>
      </w:r>
    </w:p>
    <w:p w14:paraId="2015BE40" w14:textId="77777777" w:rsidR="00A30793" w:rsidRDefault="00A30793">
      <w:pPr>
        <w:pStyle w:val="Normal1"/>
        <w:spacing w:before="240" w:after="240" w:line="360" w:lineRule="auto"/>
        <w:ind w:firstLine="708"/>
        <w:contextualSpacing/>
        <w:jc w:val="both"/>
        <w:rPr>
          <w:szCs w:val="23"/>
        </w:rPr>
      </w:pPr>
    </w:p>
    <w:p w14:paraId="7D304F86" w14:textId="77777777" w:rsidR="00A30793" w:rsidRDefault="00FE1B44">
      <w:pPr>
        <w:pStyle w:val="Normal1"/>
        <w:spacing w:before="240" w:after="240" w:line="360" w:lineRule="auto"/>
        <w:ind w:firstLine="1134"/>
        <w:contextualSpacing/>
        <w:jc w:val="both"/>
      </w:pPr>
      <w:r>
        <w:t>Segundo Pressman (2011, p. 39), “Engenharia de Software é o estabelecimento e o emprego de sólidos princípios de engenharia de modo a obter software de maneira econômi</w:t>
      </w:r>
      <w:ins w:id="99" w:author="Karine Martins" w:date="2016-10-09T17:22:00Z">
        <w:r>
          <w:t>c</w:t>
        </w:r>
      </w:ins>
      <w:r>
        <w:t>a, que seja confiável e funcione de forma eficiente em máquinas reais”.</w:t>
      </w:r>
    </w:p>
    <w:p w14:paraId="4167C350" w14:textId="6BDB8004" w:rsidR="00A30793" w:rsidRDefault="00FE1B44">
      <w:pPr>
        <w:pStyle w:val="Normal1"/>
        <w:spacing w:before="240" w:after="240" w:line="360" w:lineRule="auto"/>
        <w:ind w:firstLine="1134"/>
        <w:contextualSpacing/>
        <w:jc w:val="both"/>
        <w:rPr>
          <w:szCs w:val="23"/>
        </w:rPr>
      </w:pPr>
      <w:r>
        <w:rPr>
          <w:szCs w:val="23"/>
        </w:rPr>
        <w:t xml:space="preserve">De acordo com Rezende (2005), a engenharia de </w:t>
      </w:r>
      <w:del w:id="100" w:author="Nortti" w:date="2016-10-15T01:06:00Z">
        <w:r w:rsidRPr="00FE1B44" w:rsidDel="000C0343">
          <w:rPr>
            <w:i/>
            <w:szCs w:val="23"/>
            <w:rPrChange w:id="101" w:author="Karine Martins" w:date="2016-10-09T17:22:00Z">
              <w:rPr>
                <w:rFonts w:eastAsia="Droid Sans Fallback"/>
                <w:b/>
                <w:bCs/>
                <w:i/>
                <w:color w:val="00000A"/>
                <w:szCs w:val="23"/>
                <w:lang w:eastAsia="en-US"/>
              </w:rPr>
            </w:rPrChange>
          </w:rPr>
          <w:delText>software</w:delText>
        </w:r>
        <w:r w:rsidDel="000C0343">
          <w:rPr>
            <w:szCs w:val="23"/>
          </w:rPr>
          <w:delText xml:space="preserve"> </w:delText>
        </w:r>
      </w:del>
      <w:r>
        <w:rPr>
          <w:szCs w:val="23"/>
        </w:rPr>
        <w:t xml:space="preserve">está em paralelo com os sistemas de informação de maneira a auxiliar as organizações na tomada de decisões sob o foco de seu negócio empresarial ou atividade pública. </w:t>
      </w:r>
    </w:p>
    <w:p w14:paraId="44BCA2D0" w14:textId="77777777" w:rsidR="00A30793" w:rsidRDefault="00FE1B44">
      <w:pPr>
        <w:pStyle w:val="Normal1"/>
        <w:spacing w:before="240" w:after="240" w:line="360" w:lineRule="auto"/>
        <w:ind w:firstLine="1134"/>
        <w:contextualSpacing/>
        <w:jc w:val="both"/>
        <w:rPr>
          <w:szCs w:val="23"/>
        </w:rPr>
      </w:pPr>
      <w:r>
        <w:rPr>
          <w:szCs w:val="23"/>
        </w:rPr>
        <w:t>Para Lobo (2008), temos por função definir métodos sistemáticos para a criação dos sistemas com a finalidade de otimizar e amadurecer técnicas e ferramentas para todo o ambiente de desenvolvimento.</w:t>
      </w:r>
    </w:p>
    <w:p w14:paraId="13BEDBBC" w14:textId="77777777" w:rsidR="00A30793" w:rsidRDefault="00FE1B44">
      <w:pPr>
        <w:pStyle w:val="Normal1"/>
        <w:spacing w:before="240" w:after="240" w:line="360" w:lineRule="auto"/>
        <w:ind w:firstLine="1134"/>
        <w:contextualSpacing/>
        <w:jc w:val="both"/>
        <w:rPr>
          <w:szCs w:val="23"/>
        </w:rPr>
      </w:pPr>
      <w:r>
        <w:rPr>
          <w:szCs w:val="23"/>
        </w:rPr>
        <w:t>Ainda segundo Lobo (2008, p. 8), “Engenharia de Software busca definir atividades e técnicas a serem utilizadas na criação do software, oferecendo modelos, padrões,</w:t>
      </w:r>
      <w:ins w:id="102" w:author="Karine Martins" w:date="2016-10-09T17:22:00Z">
        <w:r>
          <w:rPr>
            <w:szCs w:val="23"/>
          </w:rPr>
          <w:t xml:space="preserve"> </w:t>
        </w:r>
      </w:ins>
      <w:del w:id="103" w:author="Karine Martins" w:date="2016-10-09T17:22:00Z">
        <w:r w:rsidDel="00FE1B44">
          <w:rPr>
            <w:szCs w:val="23"/>
          </w:rPr>
          <w:delText xml:space="preserve">  </w:delText>
        </w:r>
      </w:del>
      <w:r>
        <w:rPr>
          <w:szCs w:val="23"/>
        </w:rPr>
        <w:t>arquiteturas, métodos e processos que serão bem-vindos ao ambiente de desenvolvimento ”.</w:t>
      </w:r>
    </w:p>
    <w:p w14:paraId="1C006A6E" w14:textId="577FBAFB" w:rsidR="00A30793" w:rsidRDefault="00FE1B44">
      <w:pPr>
        <w:pStyle w:val="Normal1"/>
        <w:spacing w:before="240" w:after="240" w:line="360" w:lineRule="auto"/>
        <w:ind w:firstLine="1134"/>
        <w:contextualSpacing/>
        <w:jc w:val="both"/>
        <w:rPr>
          <w:szCs w:val="23"/>
        </w:rPr>
      </w:pPr>
      <w:r>
        <w:rPr>
          <w:szCs w:val="23"/>
        </w:rPr>
        <w:t xml:space="preserve">Segundo Pressman e </w:t>
      </w:r>
      <w:proofErr w:type="spellStart"/>
      <w:r>
        <w:rPr>
          <w:szCs w:val="23"/>
        </w:rPr>
        <w:t>Maxim</w:t>
      </w:r>
      <w:proofErr w:type="spellEnd"/>
      <w:r>
        <w:rPr>
          <w:szCs w:val="23"/>
        </w:rPr>
        <w:t xml:space="preserve"> (2016), os engenheiros de </w:t>
      </w:r>
      <w:r w:rsidRPr="00FE1B44">
        <w:rPr>
          <w:i/>
          <w:szCs w:val="23"/>
          <w:rPrChange w:id="104" w:author="Karine Martins" w:date="2016-10-09T17:23:00Z">
            <w:rPr>
              <w:rFonts w:eastAsia="Droid Sans Fallback"/>
              <w:b/>
              <w:bCs/>
              <w:i/>
              <w:color w:val="00000A"/>
              <w:szCs w:val="23"/>
              <w:lang w:eastAsia="en-US"/>
            </w:rPr>
          </w:rPrChange>
        </w:rPr>
        <w:t>software</w:t>
      </w:r>
      <w:r>
        <w:rPr>
          <w:szCs w:val="23"/>
        </w:rPr>
        <w:t xml:space="preserve"> devem saber gerenciar mudanças, comunicar-se com os envolvidos e usar ferramentas adequadas nas situações apropriadas com a finalidade </w:t>
      </w:r>
      <w:del w:id="105" w:author="Karine Martins" w:date="2016-10-09T17:23:00Z">
        <w:r w:rsidDel="00FE1B44">
          <w:rPr>
            <w:szCs w:val="23"/>
          </w:rPr>
          <w:delText>intrinseca</w:delText>
        </w:r>
      </w:del>
      <w:ins w:id="106" w:author="Karine Martins" w:date="2016-10-09T17:23:00Z">
        <w:r>
          <w:rPr>
            <w:szCs w:val="23"/>
          </w:rPr>
          <w:t>intrínseca</w:t>
        </w:r>
      </w:ins>
      <w:r>
        <w:rPr>
          <w:szCs w:val="23"/>
        </w:rPr>
        <w:t xml:space="preserve"> de buscar a qualidade do</w:t>
      </w:r>
      <w:del w:id="107" w:author="Nortti" w:date="2016-10-15T01:07:00Z">
        <w:r w:rsidDel="008C0D1D">
          <w:rPr>
            <w:szCs w:val="23"/>
          </w:rPr>
          <w:delText xml:space="preserve"> </w:delText>
        </w:r>
        <w:r w:rsidRPr="00FE1B44" w:rsidDel="008C0D1D">
          <w:rPr>
            <w:i/>
            <w:szCs w:val="23"/>
            <w:rPrChange w:id="108" w:author="Karine Martins" w:date="2016-10-09T17:23:00Z">
              <w:rPr>
                <w:rFonts w:eastAsia="Droid Sans Fallback"/>
                <w:b/>
                <w:bCs/>
                <w:i/>
                <w:color w:val="00000A"/>
                <w:szCs w:val="23"/>
                <w:lang w:eastAsia="en-US"/>
              </w:rPr>
            </w:rPrChange>
          </w:rPr>
          <w:delText>software</w:delText>
        </w:r>
      </w:del>
      <w:r>
        <w:rPr>
          <w:szCs w:val="23"/>
        </w:rPr>
        <w:t>.</w:t>
      </w:r>
    </w:p>
    <w:p w14:paraId="56FFBB1A" w14:textId="77777777" w:rsidR="00A30793" w:rsidRDefault="00A30793">
      <w:pPr>
        <w:pStyle w:val="Normal1"/>
        <w:spacing w:before="240" w:after="240" w:line="360" w:lineRule="auto"/>
        <w:ind w:firstLine="1134"/>
        <w:contextualSpacing/>
        <w:jc w:val="both"/>
        <w:rPr>
          <w:b/>
          <w:bCs/>
          <w:szCs w:val="23"/>
        </w:rPr>
      </w:pPr>
    </w:p>
    <w:p w14:paraId="2BB9B6AE" w14:textId="77777777" w:rsidR="00A30793" w:rsidRDefault="00A30793">
      <w:pPr>
        <w:tabs>
          <w:tab w:val="left" w:pos="1134"/>
        </w:tabs>
        <w:spacing w:before="0" w:after="0"/>
        <w:ind w:firstLine="1134"/>
        <w:contextualSpacing/>
        <w:jc w:val="both"/>
      </w:pPr>
    </w:p>
    <w:p w14:paraId="0EA1E9B6" w14:textId="77777777" w:rsidR="00A30793" w:rsidRDefault="00FE1B44">
      <w:pPr>
        <w:pStyle w:val="Ttulo2"/>
        <w:numPr>
          <w:ilvl w:val="1"/>
          <w:numId w:val="23"/>
        </w:numPr>
        <w:spacing w:before="240" w:after="240"/>
        <w:contextualSpacing/>
        <w:jc w:val="both"/>
        <w:rPr>
          <w:i/>
        </w:rPr>
      </w:pPr>
      <w:bookmarkStart w:id="109" w:name="_Toc462535551"/>
      <w:bookmarkEnd w:id="109"/>
      <w:r>
        <w:rPr>
          <w:i/>
        </w:rPr>
        <w:lastRenderedPageBreak/>
        <w:t>Metodologia Ágil</w:t>
      </w:r>
    </w:p>
    <w:p w14:paraId="748F9CF1" w14:textId="77777777" w:rsidR="00A30793" w:rsidRDefault="00A30793">
      <w:pPr>
        <w:spacing w:before="0" w:after="0"/>
        <w:contextualSpacing/>
        <w:jc w:val="both"/>
      </w:pPr>
    </w:p>
    <w:p w14:paraId="4484C1BC" w14:textId="1A9F593A" w:rsidR="00A30793" w:rsidDel="008C0D1D" w:rsidRDefault="00FE1B44">
      <w:pPr>
        <w:spacing w:before="0" w:after="0"/>
        <w:ind w:firstLine="1134"/>
        <w:contextualSpacing/>
        <w:jc w:val="both"/>
        <w:rPr>
          <w:del w:id="110" w:author="Nortti" w:date="2016-10-15T01:08:00Z"/>
        </w:rPr>
        <w:pPrChange w:id="111" w:author="Karine Martins" w:date="2016-10-09T17:23:00Z">
          <w:pPr>
            <w:spacing w:before="0" w:after="0"/>
            <w:contextualSpacing/>
            <w:jc w:val="both"/>
          </w:pPr>
        </w:pPrChange>
      </w:pPr>
      <w:del w:id="112" w:author="Nortti" w:date="2016-10-15T01:08:00Z">
        <w:r w:rsidDel="008C0D1D">
          <w:tab/>
          <w:delText>Segundo Mansur (2007, p. 167), “Os requisitos de projetos mudam em função da velocidade de mudança nas regras do negócio e do tempo de entrega do software. Em geral, a agilidade das mudanças das regras do negócio impacta o tempo de entrega do software através de mudanças nos requisitos”.</w:delText>
        </w:r>
      </w:del>
    </w:p>
    <w:p w14:paraId="340930A0" w14:textId="70FC51AD" w:rsidR="00A30793" w:rsidDel="008C0D1D" w:rsidRDefault="00FE1B44">
      <w:pPr>
        <w:spacing w:before="0" w:after="0"/>
        <w:ind w:firstLine="1134"/>
        <w:contextualSpacing/>
        <w:jc w:val="both"/>
        <w:rPr>
          <w:del w:id="113" w:author="Nortti" w:date="2016-10-15T01:08:00Z"/>
        </w:rPr>
        <w:pPrChange w:id="114" w:author="Karine Martins" w:date="2016-10-09T17:23:00Z">
          <w:pPr>
            <w:spacing w:before="0" w:after="0"/>
            <w:contextualSpacing/>
            <w:jc w:val="both"/>
          </w:pPr>
        </w:pPrChange>
      </w:pPr>
      <w:del w:id="115" w:author="Nortti" w:date="2016-10-15T01:08:00Z">
        <w:r w:rsidDel="008C0D1D">
          <w:tab/>
          <w:delText xml:space="preserve">Ainda para Mansur (2007) o ambiente de negócios é muito dinâmico e o desenvolvimento de </w:delText>
        </w:r>
        <w:r w:rsidRPr="00FE1B44" w:rsidDel="008C0D1D">
          <w:rPr>
            <w:i/>
            <w:rPrChange w:id="116" w:author="Karine Martins" w:date="2016-10-09T17:24:00Z">
              <w:rPr/>
            </w:rPrChange>
          </w:rPr>
          <w:delText>software</w:delText>
        </w:r>
        <w:r w:rsidDel="008C0D1D">
          <w:delText xml:space="preserve"> é muito longo se comparando ao de negócios, sendo assim, as metodologias ágeis são uma resposta que possibilita a redução </w:delText>
        </w:r>
      </w:del>
      <w:ins w:id="117" w:author="Karine Martins" w:date="2016-10-09T17:24:00Z">
        <w:del w:id="118" w:author="Nortti" w:date="2016-10-15T01:08:00Z">
          <w:r w:rsidR="00090A57" w:rsidDel="008C0D1D">
            <w:delText xml:space="preserve">do tempo </w:delText>
          </w:r>
        </w:del>
      </w:ins>
      <w:del w:id="119" w:author="Nortti" w:date="2016-10-15T01:08:00Z">
        <w:r w:rsidDel="008C0D1D">
          <w:delText xml:space="preserve">na entrega de </w:delText>
        </w:r>
        <w:r w:rsidRPr="00FE1B44" w:rsidDel="008C0D1D">
          <w:rPr>
            <w:i/>
            <w:rPrChange w:id="120" w:author="Karine Martins" w:date="2016-10-09T17:24:00Z">
              <w:rPr/>
            </w:rPrChange>
          </w:rPr>
          <w:delText>softwares</w:delText>
        </w:r>
        <w:r w:rsidDel="008C0D1D">
          <w:delText>.</w:delText>
        </w:r>
      </w:del>
    </w:p>
    <w:p w14:paraId="5F9B301B" w14:textId="238FDCEA" w:rsidR="00A30793" w:rsidDel="008C0D1D" w:rsidRDefault="00FE1B44">
      <w:pPr>
        <w:spacing w:before="0" w:after="0"/>
        <w:ind w:firstLine="1134"/>
        <w:contextualSpacing/>
        <w:jc w:val="both"/>
        <w:rPr>
          <w:del w:id="121" w:author="Nortti" w:date="2016-10-15T01:08:00Z"/>
        </w:rPr>
        <w:pPrChange w:id="122" w:author="Karine Martins" w:date="2016-10-09T17:23:00Z">
          <w:pPr>
            <w:spacing w:before="0" w:after="0"/>
            <w:contextualSpacing/>
            <w:jc w:val="both"/>
          </w:pPr>
        </w:pPrChange>
      </w:pPr>
      <w:del w:id="123" w:author="Nortti" w:date="2016-10-15T01:08:00Z">
        <w:r w:rsidDel="008C0D1D">
          <w:tab/>
          <w:delText>Para Lobo (2008, p. 43) as principais características da metodologia ágil são:</w:delText>
        </w:r>
      </w:del>
    </w:p>
    <w:p w14:paraId="5F916EAC" w14:textId="611AC529" w:rsidR="00A30793" w:rsidDel="008C0D1D" w:rsidRDefault="00A30793">
      <w:pPr>
        <w:spacing w:before="0" w:after="0"/>
        <w:ind w:firstLine="1134"/>
        <w:contextualSpacing/>
        <w:jc w:val="both"/>
        <w:rPr>
          <w:del w:id="124" w:author="Nortti" w:date="2016-10-15T01:08:00Z"/>
        </w:rPr>
        <w:pPrChange w:id="125" w:author="Karine Martins" w:date="2016-10-09T17:23:00Z">
          <w:pPr>
            <w:spacing w:before="0" w:after="0"/>
            <w:contextualSpacing/>
            <w:jc w:val="both"/>
          </w:pPr>
        </w:pPrChange>
      </w:pPr>
    </w:p>
    <w:p w14:paraId="694FA7C8" w14:textId="4482D40E" w:rsidR="00A30793" w:rsidRDefault="00FE1B44">
      <w:pPr>
        <w:numPr>
          <w:ilvl w:val="0"/>
          <w:numId w:val="5"/>
        </w:numPr>
        <w:spacing w:before="0" w:after="0"/>
        <w:contextualSpacing/>
        <w:jc w:val="both"/>
      </w:pPr>
      <w:r>
        <w:t>Rápida e objetiva: Não é burocrática. Está com prioridade nas funcionalidades do</w:t>
      </w:r>
      <w:del w:id="126" w:author="Nortti" w:date="2016-10-15T01:09:00Z">
        <w:r w:rsidDel="008C0D1D">
          <w:delText xml:space="preserve"> </w:delText>
        </w:r>
        <w:r w:rsidRPr="00090A57" w:rsidDel="008C0D1D">
          <w:rPr>
            <w:i/>
            <w:rPrChange w:id="127" w:author="Karine Martins" w:date="2016-10-09T17:24:00Z">
              <w:rPr/>
            </w:rPrChange>
          </w:rPr>
          <w:delText>software</w:delText>
        </w:r>
      </w:del>
      <w:r>
        <w:t>.</w:t>
      </w:r>
    </w:p>
    <w:p w14:paraId="2FE481B1" w14:textId="77777777" w:rsidR="00A30793" w:rsidRDefault="00FE1B44">
      <w:pPr>
        <w:numPr>
          <w:ilvl w:val="0"/>
          <w:numId w:val="5"/>
        </w:numPr>
        <w:spacing w:before="0" w:after="0"/>
        <w:contextualSpacing/>
        <w:jc w:val="both"/>
      </w:pPr>
      <w:r>
        <w:t>Leve: Utiliza regras e métodos diretos, não burocráticos.</w:t>
      </w:r>
    </w:p>
    <w:p w14:paraId="6C503B90" w14:textId="77777777" w:rsidR="00A30793" w:rsidRDefault="00FE1B44">
      <w:pPr>
        <w:numPr>
          <w:ilvl w:val="0"/>
          <w:numId w:val="5"/>
        </w:numPr>
        <w:spacing w:before="0" w:after="0"/>
        <w:contextualSpacing/>
        <w:jc w:val="both"/>
      </w:pPr>
      <w:r>
        <w:t>Iterações curtas: Utiliza iterações de curto de período de tempo (de uma a quatro semanas).</w:t>
      </w:r>
    </w:p>
    <w:p w14:paraId="5D0A0277" w14:textId="77777777" w:rsidR="00A30793" w:rsidRDefault="00FE1B44">
      <w:pPr>
        <w:numPr>
          <w:ilvl w:val="0"/>
          <w:numId w:val="5"/>
        </w:numPr>
        <w:spacing w:before="0" w:after="0"/>
        <w:contextualSpacing/>
        <w:jc w:val="both"/>
      </w:pPr>
      <w:r>
        <w:t>Diminui riscos do projeto: Possui iterações curtas e documentação leve, permitindo assim qualquer mudança necessária para atender às necessidades do cliente.</w:t>
      </w:r>
    </w:p>
    <w:p w14:paraId="640D7282" w14:textId="321796AF" w:rsidR="00A30793" w:rsidRDefault="00FE1B44">
      <w:pPr>
        <w:numPr>
          <w:ilvl w:val="0"/>
          <w:numId w:val="5"/>
        </w:numPr>
        <w:spacing w:before="0" w:after="0"/>
        <w:contextualSpacing/>
        <w:jc w:val="both"/>
      </w:pPr>
      <w:proofErr w:type="gramStart"/>
      <w:r>
        <w:t>Implementa</w:t>
      </w:r>
      <w:proofErr w:type="gramEnd"/>
      <w:r>
        <w:t xml:space="preserve"> ve</w:t>
      </w:r>
      <w:ins w:id="128" w:author="Karine Martins" w:date="2016-10-09T17:25:00Z">
        <w:r w:rsidR="00090A57">
          <w:t>r</w:t>
        </w:r>
      </w:ins>
      <w:r>
        <w:t>sões do</w:t>
      </w:r>
      <w:del w:id="129" w:author="Nortti" w:date="2016-10-15T01:10:00Z">
        <w:r w:rsidDel="00FF283C">
          <w:delText xml:space="preserve"> </w:delText>
        </w:r>
        <w:r w:rsidRPr="00090A57" w:rsidDel="00FF283C">
          <w:rPr>
            <w:i/>
            <w:rPrChange w:id="130" w:author="Karine Martins" w:date="2016-10-09T17:25:00Z">
              <w:rPr/>
            </w:rPrChange>
          </w:rPr>
          <w:delText>software</w:delText>
        </w:r>
      </w:del>
      <w:r>
        <w:t xml:space="preserve">: Define e controla uma versão do </w:t>
      </w:r>
      <w:del w:id="131" w:author="Nortti" w:date="2016-10-15T01:10:00Z">
        <w:r w:rsidRPr="00090A57" w:rsidDel="00FF283C">
          <w:rPr>
            <w:i/>
            <w:rPrChange w:id="132" w:author="Karine Martins" w:date="2016-10-09T17:25:00Z">
              <w:rPr/>
            </w:rPrChange>
          </w:rPr>
          <w:delText>software</w:delText>
        </w:r>
        <w:r w:rsidDel="00FF283C">
          <w:delText xml:space="preserve"> </w:delText>
        </w:r>
      </w:del>
      <w:r>
        <w:t>para cada iteração do projeto.</w:t>
      </w:r>
    </w:p>
    <w:p w14:paraId="72EED8EA" w14:textId="77777777" w:rsidR="00A30793" w:rsidRDefault="00FE1B44">
      <w:pPr>
        <w:numPr>
          <w:ilvl w:val="0"/>
          <w:numId w:val="5"/>
        </w:numPr>
        <w:spacing w:before="0" w:after="0"/>
        <w:contextualSpacing/>
        <w:jc w:val="both"/>
      </w:pPr>
      <w:r>
        <w:t>Visa prioridades: Enfatiza as prioridades do projeto. O projeto será desenvolvido com foco nas prioridades.</w:t>
      </w:r>
    </w:p>
    <w:p w14:paraId="5004743B" w14:textId="067B7140" w:rsidR="00A30793" w:rsidRDefault="00FE1B44">
      <w:pPr>
        <w:numPr>
          <w:ilvl w:val="0"/>
          <w:numId w:val="5"/>
        </w:numPr>
        <w:spacing w:before="0" w:after="0"/>
        <w:contextualSpacing/>
        <w:jc w:val="both"/>
      </w:pPr>
      <w:r>
        <w:t xml:space="preserve">Documentação leve e eficiente: </w:t>
      </w:r>
      <w:proofErr w:type="gramStart"/>
      <w:r>
        <w:t>Utiliza</w:t>
      </w:r>
      <w:proofErr w:type="gramEnd"/>
      <w:r>
        <w:t xml:space="preserve"> protótipos, modelos e diagramas para representar o</w:t>
      </w:r>
      <w:del w:id="133" w:author="Nortti" w:date="2016-10-15T01:10:00Z">
        <w:r w:rsidDel="00FF283C">
          <w:delText xml:space="preserve"> </w:delText>
        </w:r>
        <w:r w:rsidRPr="00090A57" w:rsidDel="00FF283C">
          <w:rPr>
            <w:i/>
            <w:rPrChange w:id="134" w:author="Karine Martins" w:date="2016-10-09T17:25:00Z">
              <w:rPr/>
            </w:rPrChange>
          </w:rPr>
          <w:delText>software</w:delText>
        </w:r>
      </w:del>
      <w:r>
        <w:t>, através de uma ótica direta e ágil.</w:t>
      </w:r>
    </w:p>
    <w:p w14:paraId="55EBD293" w14:textId="77777777" w:rsidR="00A30793" w:rsidRDefault="00FE1B44">
      <w:pPr>
        <w:spacing w:before="0" w:after="0"/>
        <w:contextualSpacing/>
        <w:jc w:val="both"/>
      </w:pPr>
      <w:r>
        <w:tab/>
      </w:r>
    </w:p>
    <w:p w14:paraId="52FA34C2" w14:textId="0F9D68A2" w:rsidR="00A30793" w:rsidRDefault="00FE1B44">
      <w:pPr>
        <w:spacing w:before="0" w:after="0"/>
        <w:contextualSpacing/>
        <w:jc w:val="both"/>
      </w:pPr>
      <w:r>
        <w:tab/>
        <w:t xml:space="preserve">Para desenvolvimento desse projeto </w:t>
      </w:r>
      <w:del w:id="135" w:author="Karine Martins" w:date="2016-10-09T17:25:00Z">
        <w:r w:rsidDel="00090A57">
          <w:delText xml:space="preserve">utilizaremos </w:delText>
        </w:r>
      </w:del>
      <w:ins w:id="136" w:author="Karine Martins" w:date="2016-10-09T17:25:00Z">
        <w:r w:rsidR="00090A57">
          <w:t xml:space="preserve">será utilizada </w:t>
        </w:r>
      </w:ins>
      <w:r>
        <w:t xml:space="preserve">a metodologia ágil </w:t>
      </w:r>
      <w:ins w:id="137" w:author="Karine Martins" w:date="2016-10-09T17:25:00Z">
        <w:r w:rsidR="00090A57">
          <w:t xml:space="preserve">denominada </w:t>
        </w:r>
      </w:ins>
      <w:del w:id="138" w:author="Nortti" w:date="2016-10-15T01:10:00Z">
        <w:r w:rsidRPr="00090A57" w:rsidDel="00FF283C">
          <w:rPr>
            <w:i/>
            <w:rPrChange w:id="139" w:author="Karine Martins" w:date="2016-10-09T17:25:00Z">
              <w:rPr/>
            </w:rPrChange>
          </w:rPr>
          <w:delText>Feature Driven Development</w:delText>
        </w:r>
        <w:r w:rsidDel="00FF283C">
          <w:delText xml:space="preserve"> </w:delText>
        </w:r>
      </w:del>
      <w:r>
        <w:t>(FDD) que será descrita a seguir.</w:t>
      </w:r>
    </w:p>
    <w:p w14:paraId="63C6CAC5" w14:textId="77777777" w:rsidR="00A30793" w:rsidRDefault="00A30793">
      <w:pPr>
        <w:spacing w:before="0" w:after="0"/>
        <w:contextualSpacing/>
        <w:jc w:val="both"/>
      </w:pPr>
    </w:p>
    <w:p w14:paraId="5C5DCEAB" w14:textId="77777777" w:rsidR="00A30793" w:rsidRDefault="00FE1B44">
      <w:pPr>
        <w:pStyle w:val="Ttulo2"/>
        <w:ind w:left="624" w:hanging="624"/>
      </w:pPr>
      <w:bookmarkStart w:id="140" w:name="_Toc462535552"/>
      <w:r>
        <w:rPr>
          <w:b w:val="0"/>
          <w:bCs w:val="0"/>
        </w:rPr>
        <w:t>2.3.1</w:t>
      </w:r>
      <w:bookmarkEnd w:id="140"/>
      <w:r>
        <w:t xml:space="preserve"> </w:t>
      </w:r>
      <w:proofErr w:type="spellStart"/>
      <w:r>
        <w:t>Feature</w:t>
      </w:r>
      <w:proofErr w:type="spellEnd"/>
      <w:r>
        <w:t xml:space="preserve"> Drive </w:t>
      </w:r>
      <w:proofErr w:type="spellStart"/>
      <w:r>
        <w:t>Development</w:t>
      </w:r>
      <w:proofErr w:type="spellEnd"/>
      <w:r>
        <w:t xml:space="preserve"> (FDD)</w:t>
      </w:r>
    </w:p>
    <w:p w14:paraId="15CE4D91" w14:textId="77777777" w:rsidR="00A30793" w:rsidRDefault="00FE1B44">
      <w:pPr>
        <w:pStyle w:val="Normal1"/>
        <w:spacing w:before="240" w:after="240" w:line="360" w:lineRule="auto"/>
        <w:contextualSpacing/>
        <w:jc w:val="both"/>
        <w:rPr>
          <w:szCs w:val="23"/>
        </w:rPr>
      </w:pPr>
      <w:r>
        <w:rPr>
          <w:szCs w:val="23"/>
        </w:rPr>
        <w:tab/>
        <w:t xml:space="preserve">Segundo </w:t>
      </w:r>
      <w:proofErr w:type="spellStart"/>
      <w:r>
        <w:rPr>
          <w:szCs w:val="23"/>
        </w:rPr>
        <w:t>Massari</w:t>
      </w:r>
      <w:proofErr w:type="spellEnd"/>
      <w:r>
        <w:rPr>
          <w:szCs w:val="23"/>
        </w:rPr>
        <w:t xml:space="preserve"> (2016, p. 257), “o </w:t>
      </w:r>
      <w:proofErr w:type="spellStart"/>
      <w:r>
        <w:rPr>
          <w:szCs w:val="23"/>
        </w:rPr>
        <w:t>Feature-</w:t>
      </w:r>
      <w:commentRangeStart w:id="141"/>
      <w:r>
        <w:rPr>
          <w:szCs w:val="23"/>
        </w:rPr>
        <w:t>Driven</w:t>
      </w:r>
      <w:commentRangeEnd w:id="141"/>
      <w:proofErr w:type="spellEnd"/>
      <w:r w:rsidR="00090A57">
        <w:rPr>
          <w:rStyle w:val="Refdecomentrio"/>
          <w:rFonts w:eastAsia="Droid Sans Fallback" w:cs="Calibri"/>
          <w:color w:val="00000A"/>
          <w:lang w:eastAsia="en-US"/>
        </w:rPr>
        <w:commentReference w:id="141"/>
      </w:r>
      <w:r>
        <w:rPr>
          <w:szCs w:val="23"/>
        </w:rPr>
        <w:t xml:space="preserve"> </w:t>
      </w:r>
      <w:proofErr w:type="spellStart"/>
      <w:r>
        <w:rPr>
          <w:szCs w:val="23"/>
        </w:rPr>
        <w:t>Development</w:t>
      </w:r>
      <w:proofErr w:type="spellEnd"/>
      <w:r>
        <w:rPr>
          <w:szCs w:val="23"/>
        </w:rPr>
        <w:t xml:space="preserve"> ou desenvolvimento orientado a funcionalidades é uma metodologia ágil que consiste em:</w:t>
      </w:r>
    </w:p>
    <w:p w14:paraId="2682662E" w14:textId="77777777" w:rsidR="00A30793" w:rsidRDefault="00FE1B44">
      <w:pPr>
        <w:pStyle w:val="Normal1"/>
        <w:numPr>
          <w:ilvl w:val="0"/>
          <w:numId w:val="6"/>
        </w:numPr>
        <w:spacing w:before="240" w:after="240" w:line="360" w:lineRule="auto"/>
        <w:contextualSpacing/>
        <w:jc w:val="both"/>
        <w:rPr>
          <w:szCs w:val="23"/>
        </w:rPr>
      </w:pPr>
      <w:proofErr w:type="gramStart"/>
      <w:r>
        <w:rPr>
          <w:szCs w:val="23"/>
        </w:rPr>
        <w:lastRenderedPageBreak/>
        <w:t>desenhar</w:t>
      </w:r>
      <w:proofErr w:type="gramEnd"/>
      <w:r>
        <w:rPr>
          <w:szCs w:val="23"/>
        </w:rPr>
        <w:t xml:space="preserve"> um protótipo do produto;</w:t>
      </w:r>
    </w:p>
    <w:p w14:paraId="7396B685" w14:textId="77777777" w:rsidR="00A30793" w:rsidRDefault="00FE1B44">
      <w:pPr>
        <w:pStyle w:val="Normal1"/>
        <w:numPr>
          <w:ilvl w:val="0"/>
          <w:numId w:val="6"/>
        </w:numPr>
        <w:spacing w:before="240" w:after="240" w:line="360" w:lineRule="auto"/>
        <w:contextualSpacing/>
        <w:jc w:val="both"/>
        <w:rPr>
          <w:szCs w:val="23"/>
        </w:rPr>
      </w:pPr>
      <w:proofErr w:type="gramStart"/>
      <w:r>
        <w:rPr>
          <w:szCs w:val="23"/>
        </w:rPr>
        <w:t>montar</w:t>
      </w:r>
      <w:proofErr w:type="gramEnd"/>
      <w:r>
        <w:rPr>
          <w:szCs w:val="23"/>
        </w:rPr>
        <w:t xml:space="preserve"> uma lista de funcionalidades desse produto;</w:t>
      </w:r>
    </w:p>
    <w:p w14:paraId="77E4F4EA" w14:textId="77777777" w:rsidR="00A30793" w:rsidRDefault="00FE1B44">
      <w:pPr>
        <w:pStyle w:val="Normal1"/>
        <w:numPr>
          <w:ilvl w:val="0"/>
          <w:numId w:val="6"/>
        </w:numPr>
        <w:spacing w:before="240" w:after="240" w:line="360" w:lineRule="auto"/>
        <w:contextualSpacing/>
        <w:jc w:val="both"/>
        <w:rPr>
          <w:szCs w:val="23"/>
        </w:rPr>
      </w:pPr>
      <w:proofErr w:type="gramStart"/>
      <w:r>
        <w:rPr>
          <w:szCs w:val="23"/>
        </w:rPr>
        <w:t>planejar</w:t>
      </w:r>
      <w:proofErr w:type="gramEnd"/>
      <w:r>
        <w:rPr>
          <w:szCs w:val="23"/>
        </w:rPr>
        <w:t xml:space="preserve"> por funcionalidades;</w:t>
      </w:r>
    </w:p>
    <w:p w14:paraId="2594A4BA" w14:textId="77777777" w:rsidR="00A30793" w:rsidRDefault="00FE1B44">
      <w:pPr>
        <w:pStyle w:val="Normal1"/>
        <w:numPr>
          <w:ilvl w:val="0"/>
          <w:numId w:val="6"/>
        </w:numPr>
        <w:spacing w:before="240" w:after="240" w:line="360" w:lineRule="auto"/>
        <w:contextualSpacing/>
        <w:jc w:val="both"/>
        <w:rPr>
          <w:szCs w:val="23"/>
        </w:rPr>
      </w:pPr>
      <w:proofErr w:type="gramStart"/>
      <w:r>
        <w:rPr>
          <w:szCs w:val="23"/>
        </w:rPr>
        <w:t>desenvolver</w:t>
      </w:r>
      <w:proofErr w:type="gramEnd"/>
      <w:r>
        <w:rPr>
          <w:szCs w:val="23"/>
        </w:rPr>
        <w:t xml:space="preserve"> por funcionalidade;</w:t>
      </w:r>
    </w:p>
    <w:p w14:paraId="528046D1" w14:textId="77777777" w:rsidR="00A30793" w:rsidRDefault="00FE1B44">
      <w:pPr>
        <w:pStyle w:val="Normal1"/>
        <w:numPr>
          <w:ilvl w:val="0"/>
          <w:numId w:val="6"/>
        </w:numPr>
        <w:spacing w:before="240" w:after="240" w:line="360" w:lineRule="auto"/>
        <w:contextualSpacing/>
        <w:jc w:val="both"/>
        <w:rPr>
          <w:szCs w:val="23"/>
        </w:rPr>
      </w:pPr>
      <w:proofErr w:type="gramStart"/>
      <w:r>
        <w:rPr>
          <w:szCs w:val="23"/>
        </w:rPr>
        <w:t>entregar</w:t>
      </w:r>
      <w:proofErr w:type="gramEnd"/>
      <w:r>
        <w:rPr>
          <w:szCs w:val="23"/>
        </w:rPr>
        <w:t xml:space="preserve"> por funcionalidade.”</w:t>
      </w:r>
    </w:p>
    <w:p w14:paraId="1E299233" w14:textId="77777777" w:rsidR="00A30793" w:rsidRDefault="00FE1B44">
      <w:pPr>
        <w:pStyle w:val="Normal1"/>
        <w:spacing w:before="240" w:after="240" w:line="360" w:lineRule="auto"/>
        <w:contextualSpacing/>
        <w:jc w:val="both"/>
        <w:rPr>
          <w:szCs w:val="23"/>
        </w:rPr>
      </w:pPr>
      <w:r>
        <w:rPr>
          <w:szCs w:val="23"/>
        </w:rPr>
        <w:tab/>
      </w:r>
      <w:proofErr w:type="spellStart"/>
      <w:r>
        <w:rPr>
          <w:szCs w:val="23"/>
        </w:rPr>
        <w:t>Wazlawick</w:t>
      </w:r>
      <w:proofErr w:type="spellEnd"/>
      <w:r>
        <w:rPr>
          <w:szCs w:val="23"/>
        </w:rPr>
        <w:t xml:space="preserve"> (2013), afirma que o FDD é um método que visa focar no uso de orientação de objetos e tem duas grandes fases definidas onde constam a </w:t>
      </w:r>
      <w:r>
        <w:rPr>
          <w:b/>
          <w:bCs/>
          <w:szCs w:val="23"/>
        </w:rPr>
        <w:t>Concepção e o planejamento</w:t>
      </w:r>
      <w:r>
        <w:rPr>
          <w:szCs w:val="23"/>
        </w:rPr>
        <w:t xml:space="preserve"> e </w:t>
      </w:r>
      <w:r>
        <w:rPr>
          <w:b/>
          <w:bCs/>
          <w:szCs w:val="23"/>
        </w:rPr>
        <w:t>Construção</w:t>
      </w:r>
      <w:r>
        <w:rPr>
          <w:szCs w:val="23"/>
        </w:rPr>
        <w:t xml:space="preserve">. Na fase de Concepção e planejamento consiste em planejar, discutir e pensar um pouco antes de começar a construir, aconselha-se em torno de 2 semanas. Já a fase de Construção é onde </w:t>
      </w:r>
      <w:del w:id="142" w:author="Karine Martins" w:date="2016-10-09T17:27:00Z">
        <w:r w:rsidDel="00090A57">
          <w:rPr>
            <w:szCs w:val="23"/>
          </w:rPr>
          <w:delText xml:space="preserve">temos </w:delText>
        </w:r>
      </w:del>
      <w:ins w:id="143" w:author="Karine Martins" w:date="2016-10-09T17:27:00Z">
        <w:r w:rsidR="00090A57">
          <w:rPr>
            <w:szCs w:val="23"/>
          </w:rPr>
          <w:t xml:space="preserve">se tem </w:t>
        </w:r>
      </w:ins>
      <w:r>
        <w:rPr>
          <w:szCs w:val="23"/>
        </w:rPr>
        <w:t>o desenvolvimento iterativo do produto com vários ciclos desenvolvendo funcionalidades onde cada ciclo chega de 1 a 2 semanas.</w:t>
      </w:r>
    </w:p>
    <w:p w14:paraId="3BDA72F0" w14:textId="3C6E1118" w:rsidR="00A30793" w:rsidRDefault="00FE1B44">
      <w:pPr>
        <w:pStyle w:val="Normal1"/>
        <w:spacing w:before="240" w:after="240" w:line="360" w:lineRule="auto"/>
        <w:contextualSpacing/>
        <w:jc w:val="both"/>
        <w:rPr>
          <w:szCs w:val="23"/>
        </w:rPr>
      </w:pPr>
      <w:r>
        <w:rPr>
          <w:szCs w:val="23"/>
        </w:rPr>
        <w:tab/>
      </w:r>
      <w:del w:id="144" w:author="Karine Martins" w:date="2016-10-09T17:27:00Z">
        <w:r w:rsidDel="00090A57">
          <w:rPr>
            <w:szCs w:val="23"/>
          </w:rPr>
          <w:delText xml:space="preserve">Utilizaremos </w:delText>
        </w:r>
      </w:del>
      <w:ins w:id="145" w:author="Karine Martins" w:date="2016-10-09T17:27:00Z">
        <w:r w:rsidR="00090A57">
          <w:rPr>
            <w:szCs w:val="23"/>
          </w:rPr>
          <w:t xml:space="preserve">Será utilizado </w:t>
        </w:r>
      </w:ins>
      <w:r>
        <w:rPr>
          <w:szCs w:val="23"/>
        </w:rPr>
        <w:t xml:space="preserve">nesse projeto o FDD para guiar o desenvolvimento do </w:t>
      </w:r>
      <w:del w:id="146" w:author="Nortti" w:date="2016-10-15T01:12:00Z">
        <w:r w:rsidRPr="00090A57" w:rsidDel="00F6276D">
          <w:rPr>
            <w:i/>
            <w:szCs w:val="23"/>
            <w:rPrChange w:id="147" w:author="Karine Martins" w:date="2016-10-09T17:27:00Z">
              <w:rPr>
                <w:rFonts w:eastAsia="Droid Sans Fallback" w:cs="Calibri"/>
                <w:color w:val="00000A"/>
                <w:szCs w:val="23"/>
                <w:lang w:eastAsia="en-US"/>
              </w:rPr>
            </w:rPrChange>
          </w:rPr>
          <w:delText>software</w:delText>
        </w:r>
      </w:del>
      <w:ins w:id="148" w:author="Karine Martins" w:date="2016-10-09T17:27:00Z">
        <w:del w:id="149" w:author="Nortti" w:date="2016-10-15T01:12:00Z">
          <w:r w:rsidR="00090A57" w:rsidDel="00F6276D">
            <w:rPr>
              <w:szCs w:val="23"/>
            </w:rPr>
            <w:delText xml:space="preserve"> </w:delText>
          </w:r>
        </w:del>
        <w:r w:rsidR="00090A57">
          <w:rPr>
            <w:szCs w:val="23"/>
          </w:rPr>
          <w:t>e</w:t>
        </w:r>
      </w:ins>
      <w:del w:id="150" w:author="Karine Martins" w:date="2016-10-09T17:27:00Z">
        <w:r w:rsidDel="00090A57">
          <w:rPr>
            <w:szCs w:val="23"/>
          </w:rPr>
          <w:delText>.</w:delText>
        </w:r>
      </w:del>
      <w:r>
        <w:rPr>
          <w:szCs w:val="23"/>
        </w:rPr>
        <w:t xml:space="preserve"> </w:t>
      </w:r>
      <w:ins w:id="151" w:author="Karine Martins" w:date="2016-10-09T17:27:00Z">
        <w:r w:rsidR="00090A57">
          <w:rPr>
            <w:szCs w:val="23"/>
          </w:rPr>
          <w:t>p</w:t>
        </w:r>
      </w:ins>
      <w:del w:id="152" w:author="Karine Martins" w:date="2016-10-09T17:27:00Z">
        <w:r w:rsidDel="00090A57">
          <w:rPr>
            <w:szCs w:val="23"/>
          </w:rPr>
          <w:delText>P</w:delText>
        </w:r>
      </w:del>
      <w:r>
        <w:rPr>
          <w:szCs w:val="23"/>
        </w:rPr>
        <w:t xml:space="preserve">ara guiar a modelagem </w:t>
      </w:r>
      <w:del w:id="153" w:author="Karine Martins" w:date="2016-10-09T17:27:00Z">
        <w:r w:rsidDel="00090A57">
          <w:rPr>
            <w:szCs w:val="23"/>
          </w:rPr>
          <w:delText xml:space="preserve">utilizaremos </w:delText>
        </w:r>
      </w:del>
      <w:ins w:id="154" w:author="Karine Martins" w:date="2016-10-09T17:27:00Z">
        <w:r w:rsidR="00090A57">
          <w:rPr>
            <w:szCs w:val="23"/>
          </w:rPr>
          <w:t xml:space="preserve">faz-se uso da </w:t>
        </w:r>
      </w:ins>
      <w:commentRangeStart w:id="155"/>
      <w:r>
        <w:rPr>
          <w:szCs w:val="23"/>
        </w:rPr>
        <w:t>UML</w:t>
      </w:r>
      <w:commentRangeEnd w:id="155"/>
      <w:r w:rsidR="00090A57">
        <w:rPr>
          <w:rStyle w:val="Refdecomentrio"/>
          <w:rFonts w:eastAsia="Droid Sans Fallback" w:cs="Calibri"/>
          <w:color w:val="00000A"/>
          <w:lang w:eastAsia="en-US"/>
        </w:rPr>
        <w:commentReference w:id="155"/>
      </w:r>
      <w:r>
        <w:rPr>
          <w:szCs w:val="23"/>
        </w:rPr>
        <w:t>.</w:t>
      </w:r>
    </w:p>
    <w:p w14:paraId="467834CF" w14:textId="77777777" w:rsidR="00A30793" w:rsidRDefault="00A30793">
      <w:pPr>
        <w:pStyle w:val="Normal1"/>
        <w:spacing w:before="240" w:after="240" w:line="360" w:lineRule="auto"/>
        <w:contextualSpacing/>
        <w:jc w:val="both"/>
        <w:rPr>
          <w:b/>
          <w:bCs/>
        </w:rPr>
      </w:pPr>
    </w:p>
    <w:p w14:paraId="0C8EB7F4" w14:textId="77777777" w:rsidR="00A30793" w:rsidRDefault="00FE1B44">
      <w:pPr>
        <w:pStyle w:val="Ttulo2"/>
        <w:numPr>
          <w:ilvl w:val="1"/>
          <w:numId w:val="23"/>
        </w:numPr>
        <w:spacing w:before="240" w:after="240"/>
        <w:contextualSpacing/>
        <w:jc w:val="both"/>
      </w:pPr>
      <w:bookmarkStart w:id="156" w:name="_Toc422897577"/>
      <w:bookmarkStart w:id="157" w:name="_Toc462535553"/>
      <w:bookmarkEnd w:id="156"/>
      <w:bookmarkEnd w:id="157"/>
      <w:r>
        <w:t>Usabilidade na web</w:t>
      </w:r>
    </w:p>
    <w:p w14:paraId="5A33BB72" w14:textId="77777777" w:rsidR="00A30793" w:rsidRDefault="00A30793">
      <w:pPr>
        <w:spacing w:before="0" w:after="0"/>
        <w:contextualSpacing/>
      </w:pPr>
    </w:p>
    <w:p w14:paraId="0DAAD9E9" w14:textId="0F358223" w:rsidR="00A30793" w:rsidRDefault="00FE1B44">
      <w:pPr>
        <w:spacing w:before="0" w:after="0"/>
        <w:ind w:firstLine="1134"/>
        <w:contextualSpacing/>
        <w:jc w:val="both"/>
      </w:pPr>
      <w:r>
        <w:t xml:space="preserve">Nielsen e </w:t>
      </w:r>
      <w:proofErr w:type="spellStart"/>
      <w:r>
        <w:t>Loranger</w:t>
      </w:r>
      <w:proofErr w:type="spellEnd"/>
      <w:r>
        <w:t xml:space="preserve"> (2007) dizem que os usuários estão menos tolerantes em relação à complexidade dos </w:t>
      </w:r>
      <w:del w:id="158" w:author="Nortti" w:date="2016-10-15T01:12:00Z">
        <w:r w:rsidRPr="00CA24D7" w:rsidDel="00933F19">
          <w:rPr>
            <w:i/>
            <w:rPrChange w:id="159" w:author="Karine Martins" w:date="2016-10-09T17:37:00Z">
              <w:rPr/>
            </w:rPrChange>
          </w:rPr>
          <w:delText>sites</w:delText>
        </w:r>
        <w:r w:rsidDel="00933F19">
          <w:delText xml:space="preserve"> </w:delText>
        </w:r>
      </w:del>
      <w:r>
        <w:t>e páginas da</w:t>
      </w:r>
      <w:del w:id="160" w:author="Nortti" w:date="2016-10-15T01:12:00Z">
        <w:r w:rsidDel="00933F19">
          <w:delText xml:space="preserve"> </w:delText>
        </w:r>
        <w:r w:rsidRPr="00CA24D7" w:rsidDel="00933F19">
          <w:rPr>
            <w:i/>
            <w:rPrChange w:id="161" w:author="Karine Martins" w:date="2016-10-09T17:37:00Z">
              <w:rPr/>
            </w:rPrChange>
          </w:rPr>
          <w:delText>Web</w:delText>
        </w:r>
      </w:del>
      <w:r>
        <w:t>. A usabilidade nunca esteve em um patamar tão importante, sendo que a falha em um projeto em decorrência a ela significa negócios perdidos. Ainda de acordo com os autores, a usabilidade funciona porque revela como o mundo funciona.</w:t>
      </w:r>
    </w:p>
    <w:p w14:paraId="6E767CC9" w14:textId="77777777" w:rsidR="00A30793" w:rsidRDefault="00FE1B44">
      <w:pPr>
        <w:spacing w:before="0" w:after="0"/>
        <w:ind w:firstLine="1134"/>
        <w:contextualSpacing/>
        <w:jc w:val="both"/>
      </w:pPr>
      <w:r>
        <w:t xml:space="preserve">De acordo com Andrade (2007), a usabilidade permite que o homem use os objetos técnicos envolvidos de maneira </w:t>
      </w:r>
      <w:commentRangeStart w:id="162"/>
      <w:r>
        <w:t>transparente e automática, refletindo não apenas como uma extensão do seu corpo, mas também como uma quebra de horizontes, uma desconexão momentânea da realidade externa e uma extensão do seu mundo físico</w:t>
      </w:r>
      <w:commentRangeEnd w:id="162"/>
      <w:r w:rsidR="00CA24D7">
        <w:rPr>
          <w:rStyle w:val="Refdecomentrio"/>
        </w:rPr>
        <w:commentReference w:id="162"/>
      </w:r>
      <w:r>
        <w:t>.</w:t>
      </w:r>
    </w:p>
    <w:p w14:paraId="529E0D40" w14:textId="77777777" w:rsidR="00A30793" w:rsidRDefault="00FE1B44">
      <w:pPr>
        <w:pStyle w:val="Normal1"/>
        <w:spacing w:before="240" w:after="240" w:line="360" w:lineRule="auto"/>
        <w:ind w:firstLine="1134"/>
        <w:contextualSpacing/>
        <w:jc w:val="both"/>
        <w:rPr>
          <w:sz w:val="23"/>
          <w:szCs w:val="23"/>
        </w:rPr>
      </w:pPr>
      <w:r>
        <w:t xml:space="preserve">Nielsen e </w:t>
      </w:r>
      <w:proofErr w:type="spellStart"/>
      <w:r>
        <w:t>Loranger</w:t>
      </w:r>
      <w:proofErr w:type="spellEnd"/>
      <w:r>
        <w:t xml:space="preserve"> (2007, p. </w:t>
      </w:r>
      <w:proofErr w:type="spellStart"/>
      <w:r>
        <w:t>xvi</w:t>
      </w:r>
      <w:proofErr w:type="spellEnd"/>
      <w:r>
        <w:t xml:space="preserve">) também </w:t>
      </w:r>
      <w:r>
        <w:rPr>
          <w:sz w:val="23"/>
          <w:szCs w:val="23"/>
        </w:rPr>
        <w:t>definem a usabilidade como:</w:t>
      </w:r>
    </w:p>
    <w:p w14:paraId="146F2F30" w14:textId="77777777" w:rsidR="00A30793" w:rsidDel="00CA24D7" w:rsidRDefault="00FE1B44">
      <w:pPr>
        <w:spacing w:line="240" w:lineRule="auto"/>
        <w:ind w:left="2124"/>
        <w:jc w:val="both"/>
        <w:rPr>
          <w:del w:id="163" w:author="Karine Martins" w:date="2016-10-09T17:38:00Z"/>
        </w:rPr>
      </w:pPr>
      <w:r>
        <w:rPr>
          <w:sz w:val="20"/>
          <w:szCs w:val="20"/>
        </w:rPr>
        <w:t xml:space="preserve">Um atributo de qualidade relacionado à facilidade do uso de algo. Mais especificamente, refere-se à rapidez com que os usuários podem aprender a usar alguma coisa, a eficiência deles a usá-la o quanto lembram daquilo, seu grau de propensão a erros e o quanto gostam de utilizá-la. Se as pessoas não puderem ou não utilizarem um recurso, ele pode muito bem não existir </w:t>
      </w:r>
      <w:del w:id="164" w:author="Karine Martins" w:date="2016-10-09T17:38:00Z">
        <w:r w:rsidDel="00CA24D7">
          <w:rPr>
            <w:sz w:val="20"/>
            <w:szCs w:val="20"/>
          </w:rPr>
          <w:delText>(</w:delText>
        </w:r>
        <w:r w:rsidDel="00CA24D7">
          <w:delText>NIELSEN e LORANGER, 2007, p. xvi).</w:delText>
        </w:r>
      </w:del>
    </w:p>
    <w:p w14:paraId="0871FD3D" w14:textId="77777777" w:rsidR="00A30793" w:rsidRDefault="00A30793">
      <w:pPr>
        <w:spacing w:line="240" w:lineRule="auto"/>
        <w:ind w:left="2124"/>
        <w:jc w:val="both"/>
      </w:pPr>
    </w:p>
    <w:p w14:paraId="180CB480" w14:textId="77777777" w:rsidR="00A30793" w:rsidRDefault="00FE1B44">
      <w:pPr>
        <w:pStyle w:val="Ttulo2"/>
        <w:numPr>
          <w:ilvl w:val="1"/>
          <w:numId w:val="23"/>
        </w:numPr>
        <w:spacing w:before="240" w:after="240"/>
        <w:contextualSpacing/>
        <w:jc w:val="both"/>
      </w:pPr>
      <w:bookmarkStart w:id="165" w:name="_Toc422897578"/>
      <w:bookmarkStart w:id="166" w:name="_Toc462535554"/>
      <w:bookmarkEnd w:id="165"/>
      <w:bookmarkEnd w:id="166"/>
      <w:r>
        <w:lastRenderedPageBreak/>
        <w:t>Linguagem de modelagem unificada (UML)</w:t>
      </w:r>
    </w:p>
    <w:p w14:paraId="3A7553D7" w14:textId="77777777" w:rsidR="00A30793" w:rsidRDefault="00A30793">
      <w:pPr>
        <w:spacing w:before="0" w:after="0"/>
        <w:ind w:firstLine="708"/>
        <w:contextualSpacing/>
        <w:jc w:val="both"/>
      </w:pPr>
    </w:p>
    <w:p w14:paraId="421E2191" w14:textId="77777777" w:rsidR="00A30793" w:rsidRDefault="00FE1B44">
      <w:pPr>
        <w:spacing w:before="0" w:after="0"/>
        <w:ind w:firstLine="1134"/>
        <w:contextualSpacing/>
        <w:jc w:val="both"/>
      </w:pPr>
      <w:r>
        <w:t>De acordo com Melo (2010), a UML é uma forma gráfica que será utilizada de forma fácil e expressiva. A facilidade de entendimento de uma imagem é direta e simples, enquanto a uma descrição pode ser extensa. A UML é amplamente adotada devido a sua simplicidade de entendimento do desenvolvedor e do usuário.</w:t>
      </w:r>
    </w:p>
    <w:p w14:paraId="18FA95F0" w14:textId="77777777" w:rsidR="00A30793" w:rsidRDefault="00FE1B44">
      <w:pPr>
        <w:spacing w:before="0" w:after="0"/>
        <w:ind w:firstLine="1134"/>
        <w:contextualSpacing/>
        <w:jc w:val="both"/>
      </w:pPr>
      <w:r>
        <w:t xml:space="preserve">Ainda segundo </w:t>
      </w:r>
      <w:r w:rsidR="00CA24D7">
        <w:t xml:space="preserve">Melo </w:t>
      </w:r>
      <w:r>
        <w:t>(2010, p. 35),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 Linguagem de Modelagem Unificada) é uma linguagem para especificação, visualização, construção e documentação de artefatos de sistemas de software”.</w:t>
      </w:r>
    </w:p>
    <w:p w14:paraId="6056DEFE" w14:textId="291A992D" w:rsidR="00A30793" w:rsidRDefault="00FE1B44">
      <w:pPr>
        <w:spacing w:before="0" w:after="0"/>
        <w:ind w:firstLine="1134"/>
        <w:contextualSpacing/>
        <w:jc w:val="both"/>
      </w:pPr>
      <w:r>
        <w:t xml:space="preserve">Segundo </w:t>
      </w:r>
      <w:proofErr w:type="spellStart"/>
      <w:r w:rsidR="00CA24D7">
        <w:t>Booch</w:t>
      </w:r>
      <w:proofErr w:type="spellEnd"/>
      <w:ins w:id="167" w:author="Karine Martins" w:date="2016-10-10T09:55:00Z">
        <w:r w:rsidR="007336F8">
          <w:t xml:space="preserve">, </w:t>
        </w:r>
        <w:proofErr w:type="spellStart"/>
        <w:r w:rsidR="007336F8">
          <w:t>Rumbaugh</w:t>
        </w:r>
        <w:proofErr w:type="spellEnd"/>
        <w:r w:rsidR="007336F8">
          <w:t xml:space="preserve"> e Jacobson </w:t>
        </w:r>
      </w:ins>
      <w:del w:id="168" w:author="Karine Martins" w:date="2016-10-10T09:55:00Z">
        <w:r w:rsidR="00CA24D7" w:rsidDel="007336F8">
          <w:delText xml:space="preserve"> </w:delText>
        </w:r>
      </w:del>
      <w:r>
        <w:t>(2005, p. 5), “A modelagem é uma parte central de todas as atividades que levam à implantação de um bom software. Construímos modelos para comunicar a estrutura e o comportamento desejados do sistema.</w:t>
      </w:r>
      <w:proofErr w:type="gramStart"/>
      <w:r>
        <w:t>”</w:t>
      </w:r>
      <w:proofErr w:type="gramEnd"/>
    </w:p>
    <w:p w14:paraId="7FB5A90F" w14:textId="77777777" w:rsidR="00A30793" w:rsidRDefault="00FE1B44">
      <w:pPr>
        <w:spacing w:before="0" w:after="0"/>
        <w:ind w:firstLine="1134"/>
        <w:contextualSpacing/>
        <w:jc w:val="both"/>
      </w:pPr>
      <w:r>
        <w:t xml:space="preserve">No projeto </w:t>
      </w:r>
      <w:commentRangeStart w:id="169"/>
      <w:r>
        <w:t xml:space="preserve">será </w:t>
      </w:r>
      <w:commentRangeEnd w:id="169"/>
      <w:r w:rsidR="00CA24D7">
        <w:rPr>
          <w:rStyle w:val="Refdecomentrio"/>
        </w:rPr>
        <w:commentReference w:id="169"/>
      </w:r>
      <w:r>
        <w:t>listado os Diagramas de Classes, Diagrama de Uso e Diagrama de Sequência.</w:t>
      </w:r>
    </w:p>
    <w:p w14:paraId="7723AF23" w14:textId="77777777" w:rsidR="00A30793" w:rsidRDefault="00FE1B44">
      <w:pPr>
        <w:pStyle w:val="Ttulo3"/>
      </w:pPr>
      <w:bookmarkStart w:id="170" w:name="_Toc462535555"/>
      <w:bookmarkEnd w:id="170"/>
      <w:r>
        <w:t>2.5.1 Diagrama de Caso de Uso</w:t>
      </w:r>
    </w:p>
    <w:p w14:paraId="2F02DA4F" w14:textId="77777777" w:rsidR="00A30793" w:rsidRDefault="00FE1B44">
      <w:pPr>
        <w:jc w:val="both"/>
        <w:rPr>
          <w:rFonts w:eastAsia="Calibri" w:cs="Times New Roman"/>
          <w:color w:val="000000"/>
          <w:lang w:eastAsia="ar-SA"/>
        </w:rPr>
        <w:pPrChange w:id="171" w:author="Karine Martins" w:date="2016-10-09T17:40:00Z">
          <w:pPr/>
        </w:pPrChange>
      </w:pPr>
      <w:r>
        <w:rPr>
          <w:rFonts w:eastAsia="Calibri" w:cs="Times New Roman"/>
          <w:color w:val="000000"/>
          <w:lang w:eastAsia="ar-SA"/>
        </w:rPr>
        <w:tab/>
        <w:t>Rezende (2005) afirma que a UML é a linguagem utilizada para a construção de um diagrama de caso de uso. O diagrama de caso de Uso é utilizado para descrever um modelo de caso de uso, seus atores, relacionamentos, generalizações, associações e dependências entre elementos.</w:t>
      </w:r>
    </w:p>
    <w:p w14:paraId="1B7DE7A3" w14:textId="77777777" w:rsidR="00A30793" w:rsidRDefault="00FE1B44">
      <w:pPr>
        <w:rPr>
          <w:rFonts w:eastAsia="Calibri" w:cs="Times New Roman"/>
          <w:color w:val="000000"/>
          <w:lang w:eastAsia="ar-SA"/>
        </w:rPr>
      </w:pPr>
      <w:r>
        <w:rPr>
          <w:rFonts w:eastAsia="Calibri" w:cs="Times New Roman"/>
          <w:color w:val="000000"/>
          <w:lang w:eastAsia="ar-SA"/>
        </w:rPr>
        <w:tab/>
        <w:t>Rezende (2005, p. 205) lista as seguintes definições:</w:t>
      </w:r>
    </w:p>
    <w:p w14:paraId="482C1103" w14:textId="77777777" w:rsidR="00A30793" w:rsidRDefault="00FE1B44">
      <w:pPr>
        <w:spacing w:line="240" w:lineRule="auto"/>
        <w:ind w:left="2124"/>
        <w:jc w:val="both"/>
        <w:rPr>
          <w:rFonts w:eastAsia="Calibri" w:cs="Times New Roman"/>
          <w:color w:val="000000"/>
          <w:lang w:eastAsia="ar-SA"/>
        </w:rPr>
      </w:pPr>
      <w:r>
        <w:rPr>
          <w:rFonts w:eastAsia="Calibri" w:cs="Times New Roman"/>
          <w:color w:val="000000"/>
          <w:sz w:val="20"/>
          <w:szCs w:val="20"/>
          <w:lang w:eastAsia="ar-SA"/>
        </w:rPr>
        <w:t xml:space="preserve">O ator é alguém ou alguma coisa que interage com o sistema, envia ou recebe mensagem, troca </w:t>
      </w:r>
      <w:proofErr w:type="gramStart"/>
      <w:r>
        <w:rPr>
          <w:rFonts w:eastAsia="Calibri" w:cs="Times New Roman"/>
          <w:color w:val="000000"/>
          <w:sz w:val="20"/>
          <w:szCs w:val="20"/>
          <w:lang w:eastAsia="ar-SA"/>
        </w:rPr>
        <w:t>informações.</w:t>
      </w:r>
      <w:proofErr w:type="gramEnd"/>
      <w:r>
        <w:rPr>
          <w:rFonts w:eastAsia="Calibri" w:cs="Times New Roman"/>
          <w:color w:val="000000"/>
          <w:sz w:val="20"/>
          <w:szCs w:val="20"/>
          <w:lang w:eastAsia="ar-SA"/>
        </w:rPr>
        <w:t>[...]</w:t>
      </w:r>
    </w:p>
    <w:p w14:paraId="5D956DCA" w14:textId="77777777" w:rsidR="00A30793" w:rsidRDefault="00FE1B44">
      <w:pPr>
        <w:spacing w:line="240" w:lineRule="auto"/>
        <w:ind w:left="2124"/>
        <w:jc w:val="both"/>
        <w:rPr>
          <w:rFonts w:eastAsia="Calibri" w:cs="Times New Roman"/>
          <w:color w:val="000000"/>
          <w:lang w:eastAsia="ar-SA"/>
        </w:rPr>
      </w:pPr>
      <w:r>
        <w:rPr>
          <w:rFonts w:eastAsia="Calibri" w:cs="Times New Roman"/>
          <w:color w:val="000000"/>
          <w:sz w:val="20"/>
          <w:szCs w:val="20"/>
          <w:lang w:eastAsia="ar-SA"/>
        </w:rPr>
        <w:t xml:space="preserve">A associação entre casos de uso pode ser: inclusão, generalização e extensão. A inclusão ocorre quando há uma parte do comportamento que é semelhante em mais de um caso de uso. </w:t>
      </w:r>
    </w:p>
    <w:p w14:paraId="48A1C615" w14:textId="77777777" w:rsidR="00A30793" w:rsidRDefault="00FE1B44">
      <w:pPr>
        <w:spacing w:line="240" w:lineRule="auto"/>
        <w:ind w:left="2124"/>
        <w:jc w:val="both"/>
        <w:rPr>
          <w:rFonts w:eastAsia="Calibri" w:cs="Times New Roman"/>
          <w:color w:val="000000"/>
          <w:lang w:eastAsia="ar-SA"/>
        </w:rPr>
      </w:pPr>
      <w:r>
        <w:rPr>
          <w:rFonts w:eastAsia="Calibri" w:cs="Times New Roman"/>
          <w:color w:val="000000"/>
          <w:sz w:val="20"/>
          <w:szCs w:val="20"/>
          <w:lang w:eastAsia="ar-SA"/>
        </w:rPr>
        <w:t xml:space="preserve">A generalização é quando tem um caso de uso semelhante ao outro e a extensão é semelhante a generalização mas contém mais regras, podendo acrescentar comportamentos adicionais. </w:t>
      </w:r>
    </w:p>
    <w:p w14:paraId="0138FC75" w14:textId="77777777" w:rsidR="00A30793" w:rsidRDefault="00FE1B44">
      <w:pPr>
        <w:spacing w:line="240" w:lineRule="auto"/>
        <w:ind w:left="2124"/>
        <w:jc w:val="both"/>
        <w:rPr>
          <w:rFonts w:eastAsia="Calibri" w:cs="Times New Roman"/>
          <w:color w:val="000000"/>
          <w:lang w:eastAsia="ar-SA"/>
        </w:rPr>
      </w:pPr>
      <w:r>
        <w:rPr>
          <w:rFonts w:eastAsia="Calibri" w:cs="Times New Roman"/>
          <w:color w:val="000000"/>
          <w:sz w:val="20"/>
          <w:szCs w:val="20"/>
          <w:lang w:eastAsia="ar-SA"/>
        </w:rPr>
        <w:t>A interação entre casos de uso pode ser: comunicação, extensão e uso. A comunicação é a conexão de caminhos. A extensão mostra comportamentos de exceção do caso de uso, e o Uso é quando o caso de uso tem comportamento comum que pode ser modelado e usado por outros.</w:t>
      </w:r>
    </w:p>
    <w:p w14:paraId="0239CC68" w14:textId="77777777" w:rsidR="00A30793" w:rsidRDefault="00FE1B44">
      <w:pPr>
        <w:pStyle w:val="Ttulo3"/>
        <w:rPr>
          <w:ins w:id="172" w:author="Karine Martins" w:date="2016-10-09T17:41:00Z"/>
        </w:rPr>
      </w:pPr>
      <w:bookmarkStart w:id="173" w:name="_Toc462535556"/>
      <w:bookmarkEnd w:id="173"/>
      <w:r>
        <w:lastRenderedPageBreak/>
        <w:t>2.5.2 Diagrama de Sequência</w:t>
      </w:r>
    </w:p>
    <w:p w14:paraId="7E635239" w14:textId="3CB0C7C7" w:rsidR="00CA24D7" w:rsidRPr="00CA24D7" w:rsidDel="000C18BB" w:rsidRDefault="00CA24D7">
      <w:pPr>
        <w:rPr>
          <w:del w:id="174" w:author="Nortti" w:date="2016-10-15T01:26:00Z"/>
        </w:rPr>
        <w:pPrChange w:id="175" w:author="Karine Martins" w:date="2016-10-09T17:41:00Z">
          <w:pPr>
            <w:pStyle w:val="Ttulo3"/>
          </w:pPr>
        </w:pPrChange>
      </w:pPr>
    </w:p>
    <w:p w14:paraId="435652FF" w14:textId="77777777" w:rsidR="00A30793" w:rsidRDefault="00FE1B44">
      <w:pPr>
        <w:jc w:val="both"/>
        <w:rPr>
          <w:ins w:id="176" w:author="Karine Martins" w:date="2016-10-09T17:41:00Z"/>
          <w:rFonts w:eastAsia="Calibri" w:cs="Times New Roman"/>
          <w:color w:val="000000"/>
          <w:lang w:eastAsia="ar-SA"/>
        </w:rPr>
        <w:pPrChange w:id="177" w:author="Karine Martins" w:date="2016-10-09T17:40:00Z">
          <w:pPr/>
        </w:pPrChange>
      </w:pPr>
      <w:r>
        <w:rPr>
          <w:rFonts w:eastAsia="Calibri" w:cs="Times New Roman"/>
          <w:color w:val="000000"/>
          <w:lang w:eastAsia="ar-SA"/>
        </w:rPr>
        <w:tab/>
        <w:t>De acordo com Rezende (2005), o diagrama de sequência é um diagrama de interação para demonstrar troca de mensagens. O diagrama demonstra a interação entre objetos de acordo com uma determinada sequência de mensagens, isso implica na demonstração de troca de mensagens entre objetos. É composto por um eixo horizontal com a sequência de objetos e outro vertical com o momento da mensagem.</w:t>
      </w:r>
    </w:p>
    <w:p w14:paraId="61BADCB9" w14:textId="51F60DBE" w:rsidR="00CA24D7" w:rsidDel="000C18BB" w:rsidRDefault="00CA24D7">
      <w:pPr>
        <w:spacing w:before="0" w:after="0"/>
        <w:jc w:val="both"/>
        <w:rPr>
          <w:del w:id="178" w:author="Nortti" w:date="2016-10-15T01:27:00Z"/>
          <w:rFonts w:eastAsia="Calibri" w:cs="Times New Roman"/>
          <w:color w:val="000000"/>
          <w:lang w:eastAsia="ar-SA"/>
        </w:rPr>
        <w:pPrChange w:id="179" w:author="Karine Martins" w:date="2016-10-09T17:42:00Z">
          <w:pPr/>
        </w:pPrChange>
      </w:pPr>
    </w:p>
    <w:p w14:paraId="58B2881C" w14:textId="677A0D82" w:rsidR="00A30793" w:rsidRDefault="00FE1B44">
      <w:pPr>
        <w:pStyle w:val="Ttulo3"/>
        <w:spacing w:before="0"/>
        <w:rPr>
          <w:ins w:id="180" w:author="Karine Martins" w:date="2016-10-09T17:41:00Z"/>
        </w:rPr>
        <w:pPrChange w:id="181" w:author="Karine Martins" w:date="2016-10-09T17:42:00Z">
          <w:pPr>
            <w:pStyle w:val="Ttulo3"/>
          </w:pPr>
        </w:pPrChange>
      </w:pPr>
      <w:bookmarkStart w:id="182" w:name="_Toc462535557"/>
      <w:bookmarkEnd w:id="182"/>
      <w:del w:id="183" w:author="Nortti" w:date="2016-10-15T01:27:00Z">
        <w:r w:rsidDel="000C18BB">
          <w:delText>2</w:delText>
        </w:r>
      </w:del>
      <w:r>
        <w:t>.</w:t>
      </w:r>
      <w:proofErr w:type="gramStart"/>
      <w:r>
        <w:t>5.3 Diagrama</w:t>
      </w:r>
      <w:proofErr w:type="gramEnd"/>
      <w:r>
        <w:t xml:space="preserve"> de Classes</w:t>
      </w:r>
    </w:p>
    <w:p w14:paraId="541C9162" w14:textId="50652C1C" w:rsidR="00CA24D7" w:rsidRPr="00CA24D7" w:rsidDel="000C18BB" w:rsidRDefault="00CA24D7">
      <w:pPr>
        <w:spacing w:before="0" w:after="0"/>
        <w:rPr>
          <w:del w:id="184" w:author="Nortti" w:date="2016-10-15T01:27:00Z"/>
        </w:rPr>
        <w:pPrChange w:id="185" w:author="Karine Martins" w:date="2016-10-09T17:42:00Z">
          <w:pPr>
            <w:pStyle w:val="Ttulo3"/>
          </w:pPr>
        </w:pPrChange>
      </w:pPr>
    </w:p>
    <w:p w14:paraId="67023610" w14:textId="2EA85BB9" w:rsidR="00A30793" w:rsidDel="000C18BB" w:rsidRDefault="00FE1B44">
      <w:pPr>
        <w:spacing w:before="0" w:after="0"/>
        <w:rPr>
          <w:del w:id="186" w:author="Nortti" w:date="2016-10-15T01:29:00Z"/>
        </w:rPr>
        <w:pPrChange w:id="187" w:author="Karine Martins" w:date="2016-10-09T17:42:00Z">
          <w:pPr/>
        </w:pPrChange>
      </w:pPr>
      <w:del w:id="188" w:author="Nortti" w:date="2016-10-15T01:27:00Z">
        <w:r w:rsidDel="000C18BB">
          <w:tab/>
        </w:r>
      </w:del>
      <w:del w:id="189" w:author="Nortti" w:date="2016-10-15T01:29:00Z">
        <w:r w:rsidDel="000C18BB">
          <w:delText xml:space="preserve">Segundo </w:delText>
        </w:r>
        <w:r w:rsidR="00CA24D7" w:rsidDel="000C18BB">
          <w:delText xml:space="preserve">Manino </w:delText>
        </w:r>
        <w:r w:rsidDel="000C18BB">
          <w:delText>(2014, p. 157), “Os diagramas de classe contêm classes (grupos de objetos), associações (relacionamentos binários) entre classes e características dos objetos (atributos e operações)”.</w:delText>
        </w:r>
      </w:del>
    </w:p>
    <w:p w14:paraId="5AE0FF5E" w14:textId="77777777" w:rsidR="00A30793" w:rsidRDefault="00FE1B44">
      <w:r>
        <w:tab/>
      </w:r>
      <w:r w:rsidR="00CA24D7">
        <w:t xml:space="preserve">Sampaio </w:t>
      </w:r>
      <w:r>
        <w:t>(2007</w:t>
      </w:r>
      <w:ins w:id="190" w:author="Karine Martins" w:date="2016-10-09T17:41:00Z">
        <w:r w:rsidR="00CA24D7">
          <w:t xml:space="preserve">, </w:t>
        </w:r>
        <w:proofErr w:type="spellStart"/>
        <w:r w:rsidR="00CA24D7">
          <w:t>p.xx</w:t>
        </w:r>
      </w:ins>
      <w:proofErr w:type="spellEnd"/>
      <w:r>
        <w:t>) lista os tipos de relacionamento entre classes, que são:</w:t>
      </w:r>
    </w:p>
    <w:p w14:paraId="04B1A726" w14:textId="77777777" w:rsidR="00A30793" w:rsidRDefault="00FE1B44">
      <w:r>
        <w:t xml:space="preserve">1) </w:t>
      </w:r>
      <w:r>
        <w:rPr>
          <w:b/>
          <w:bCs/>
        </w:rPr>
        <w:t>Dependência:</w:t>
      </w:r>
      <w:r>
        <w:t xml:space="preserve"> Quando a classe “A” depende da classe “B”, no sentido em que alterações em “B” provocarão alterações em “A”.</w:t>
      </w:r>
    </w:p>
    <w:p w14:paraId="2E6602CB" w14:textId="77777777" w:rsidR="00A30793" w:rsidRDefault="00FE1B44">
      <w:del w:id="191" w:author="Karine Martins" w:date="2016-10-09T17:42:00Z">
        <w:r w:rsidDel="00CA24D7">
          <w:delText xml:space="preserve">Insert Formula </w:delText>
        </w:r>
      </w:del>
      <w:r>
        <w:t xml:space="preserve">2) </w:t>
      </w:r>
      <w:r>
        <w:rPr>
          <w:b/>
          <w:bCs/>
        </w:rPr>
        <w:t xml:space="preserve">Associação: </w:t>
      </w:r>
      <w:r>
        <w:t>Quando dois objetos estão associados entre si, no sentido de propriedade. Um objeto de classe “A” está associado a um objeto de classe “B” porque possui uma variável do tipo “B”.</w:t>
      </w:r>
    </w:p>
    <w:p w14:paraId="1A86031C" w14:textId="77777777" w:rsidR="00A30793" w:rsidRDefault="00FE1B44">
      <w:pPr>
        <w:rPr>
          <w:b/>
          <w:bCs/>
        </w:rPr>
      </w:pPr>
      <w:r>
        <w:rPr>
          <w:b/>
          <w:bCs/>
        </w:rPr>
        <w:t xml:space="preserve">3) Generalização: </w:t>
      </w:r>
      <w:r>
        <w:t>Também conhecido como “</w:t>
      </w:r>
      <w:proofErr w:type="spellStart"/>
      <w:r>
        <w:t>Gen-spec</w:t>
      </w:r>
      <w:proofErr w:type="spellEnd"/>
      <w:r>
        <w:t>”, determina um relacionamento de herança entre classes.</w:t>
      </w:r>
    </w:p>
    <w:p w14:paraId="22320916" w14:textId="77777777" w:rsidR="00A30793" w:rsidRDefault="00FE1B44">
      <w:pPr>
        <w:rPr>
          <w:b/>
          <w:bCs/>
        </w:rPr>
      </w:pPr>
      <w:r>
        <w:rPr>
          <w:b/>
          <w:bCs/>
        </w:rPr>
        <w:t xml:space="preserve">4) Realização: </w:t>
      </w:r>
      <w:r>
        <w:t>Quando a classe “A” implementa a interface “I”.</w:t>
      </w:r>
    </w:p>
    <w:p w14:paraId="74936881" w14:textId="77777777" w:rsidR="00A30793" w:rsidRDefault="00FE1B44">
      <w:pPr>
        <w:pStyle w:val="Ttulo2"/>
      </w:pPr>
      <w:bookmarkStart w:id="192" w:name="_Toc462535558"/>
      <w:bookmarkEnd w:id="192"/>
      <w:commentRangeStart w:id="193"/>
      <w:r>
        <w:t>6. Ferramentas Case</w:t>
      </w:r>
      <w:commentRangeEnd w:id="193"/>
      <w:r w:rsidR="00CA24D7">
        <w:rPr>
          <w:rStyle w:val="Refdecomentrio"/>
          <w:rFonts w:cs="Calibri"/>
          <w:b w:val="0"/>
          <w:bCs w:val="0"/>
        </w:rPr>
        <w:commentReference w:id="193"/>
      </w:r>
    </w:p>
    <w:p w14:paraId="561D230F" w14:textId="77777777" w:rsidR="00A30793" w:rsidRDefault="00FE1B44">
      <w:r>
        <w:tab/>
        <w:t>Segundo Meireles</w:t>
      </w:r>
      <w:ins w:id="194" w:author="Karine Martins" w:date="2016-10-09T17:43:00Z">
        <w:r w:rsidR="00CA24D7">
          <w:t xml:space="preserve"> </w:t>
        </w:r>
      </w:ins>
      <w:r>
        <w:t xml:space="preserve">(2004), são inúmeras as ferramentas que auxiliam a automatização de processos para analistas e programadores em várias fases e atividades. </w:t>
      </w:r>
    </w:p>
    <w:p w14:paraId="36D6DC94" w14:textId="77777777" w:rsidR="00A30793" w:rsidRDefault="00FE1B44">
      <w:pPr>
        <w:jc w:val="both"/>
        <w:pPrChange w:id="195" w:author="Karine Martins" w:date="2016-10-09T17:43:00Z">
          <w:pPr/>
        </w:pPrChange>
      </w:pPr>
      <w:r>
        <w:tab/>
        <w:t xml:space="preserve">Ainda segundo </w:t>
      </w:r>
      <w:r w:rsidR="00CA24D7">
        <w:t xml:space="preserve">Meireles </w:t>
      </w:r>
      <w:r>
        <w:t xml:space="preserve">(2004, p. 74), “As ferramentas CASE (Computer </w:t>
      </w:r>
      <w:proofErr w:type="spellStart"/>
      <w:r>
        <w:t>Aided</w:t>
      </w:r>
      <w:proofErr w:type="spellEnd"/>
      <w:r>
        <w:t xml:space="preserve"> Software </w:t>
      </w:r>
      <w:proofErr w:type="spellStart"/>
      <w:r>
        <w:t>Engineering</w:t>
      </w:r>
      <w:proofErr w:type="spellEnd"/>
      <w:r>
        <w:t xml:space="preserve"> – Engenharia de Software auxiliada por computador) permitem </w:t>
      </w:r>
      <w:r>
        <w:lastRenderedPageBreak/>
        <w:t>desenvolver as atividades de análise e projeto com auxílio computadorizado, com a vantagem de criar um ambiente integrado de informações.</w:t>
      </w:r>
      <w:proofErr w:type="gramStart"/>
      <w:r>
        <w:t>”</w:t>
      </w:r>
      <w:proofErr w:type="gramEnd"/>
    </w:p>
    <w:p w14:paraId="6BD8E358" w14:textId="77777777" w:rsidR="00A30793" w:rsidRDefault="00A30793"/>
    <w:p w14:paraId="7A968F0A" w14:textId="77777777" w:rsidR="00A30793" w:rsidRDefault="00FE1B44">
      <w:pPr>
        <w:pStyle w:val="Ttulo3"/>
      </w:pPr>
      <w:bookmarkStart w:id="196" w:name="_Toc462535559"/>
      <w:bookmarkEnd w:id="196"/>
      <w:r>
        <w:t xml:space="preserve">6.1 </w:t>
      </w:r>
      <w:proofErr w:type="spellStart"/>
      <w:r>
        <w:t>Astah</w:t>
      </w:r>
      <w:proofErr w:type="spellEnd"/>
      <w:r>
        <w:t xml:space="preserve"> </w:t>
      </w:r>
      <w:proofErr w:type="spellStart"/>
      <w:r>
        <w:t>Community</w:t>
      </w:r>
      <w:proofErr w:type="spellEnd"/>
    </w:p>
    <w:p w14:paraId="7CFA7E5F" w14:textId="77777777" w:rsidR="00A30793" w:rsidRDefault="00FE1B44">
      <w:r>
        <w:tab/>
        <w:t xml:space="preserve">“ASTAH é um editor UML leve, integrado com </w:t>
      </w:r>
      <w:commentRangeStart w:id="197"/>
      <w:r>
        <w:t xml:space="preserve">ERD, DFD, CRUD </w:t>
      </w:r>
      <w:commentRangeEnd w:id="197"/>
      <w:r w:rsidR="00CA24D7">
        <w:rPr>
          <w:rStyle w:val="Refdecomentrio"/>
        </w:rPr>
        <w:commentReference w:id="197"/>
      </w:r>
      <w:r>
        <w:t xml:space="preserve">e </w:t>
      </w:r>
      <w:proofErr w:type="spellStart"/>
      <w:r>
        <w:t>Mind</w:t>
      </w:r>
      <w:proofErr w:type="spellEnd"/>
      <w:r>
        <w:t xml:space="preserve"> </w:t>
      </w:r>
      <w:proofErr w:type="spellStart"/>
      <w:r>
        <w:t>Mapping</w:t>
      </w:r>
      <w:proofErr w:type="spellEnd"/>
      <w:r>
        <w:t xml:space="preserve"> que são recursos para desenvolvedores de software.” (VISION, </w:t>
      </w:r>
      <w:commentRangeStart w:id="198"/>
      <w:r>
        <w:t>2009, tradução nossa</w:t>
      </w:r>
      <w:commentRangeEnd w:id="198"/>
      <w:r w:rsidR="00CA24D7">
        <w:rPr>
          <w:rStyle w:val="Refdecomentrio"/>
        </w:rPr>
        <w:commentReference w:id="198"/>
      </w:r>
      <w:proofErr w:type="gramStart"/>
      <w:r>
        <w:t>)</w:t>
      </w:r>
      <w:proofErr w:type="gramEnd"/>
    </w:p>
    <w:p w14:paraId="30CEF993" w14:textId="77777777" w:rsidR="00A30793" w:rsidRDefault="00FE1B44">
      <w:r>
        <w:tab/>
        <w:t xml:space="preserve">O </w:t>
      </w:r>
      <w:proofErr w:type="spellStart"/>
      <w:r>
        <w:t>Astah</w:t>
      </w:r>
      <w:proofErr w:type="spellEnd"/>
      <w:r>
        <w:t xml:space="preserve"> </w:t>
      </w:r>
      <w:proofErr w:type="spellStart"/>
      <w:r>
        <w:t>community</w:t>
      </w:r>
      <w:proofErr w:type="spellEnd"/>
      <w:r>
        <w:t xml:space="preserve"> compreende todos os diagramas da UML 2.1, que são:</w:t>
      </w:r>
    </w:p>
    <w:p w14:paraId="0F494802" w14:textId="77777777" w:rsidR="00A30793" w:rsidRDefault="00FE1B44">
      <w:r>
        <w:t>A) Diagrama de Classe</w:t>
      </w:r>
    </w:p>
    <w:p w14:paraId="095C32C5" w14:textId="77777777" w:rsidR="00A30793" w:rsidRDefault="00FE1B44">
      <w:r>
        <w:t>B) Diagrama de Caso de Uso</w:t>
      </w:r>
    </w:p>
    <w:p w14:paraId="31147254" w14:textId="77777777" w:rsidR="00A30793" w:rsidRDefault="00FE1B44">
      <w:r>
        <w:t>C) Diagrama de estado de máquina</w:t>
      </w:r>
    </w:p>
    <w:p w14:paraId="7872D448" w14:textId="77777777" w:rsidR="00A30793" w:rsidRDefault="00FE1B44">
      <w:r>
        <w:t>D) Diagrama de Atividade</w:t>
      </w:r>
    </w:p>
    <w:p w14:paraId="6846D134" w14:textId="77777777" w:rsidR="00A30793" w:rsidRDefault="00FE1B44">
      <w:r>
        <w:t>E) Diagrama de Sequência</w:t>
      </w:r>
    </w:p>
    <w:p w14:paraId="7FD4AC40" w14:textId="77777777" w:rsidR="00A30793" w:rsidRDefault="00FE1B44">
      <w:r>
        <w:t>F) Diagrama de Comunicação</w:t>
      </w:r>
    </w:p>
    <w:p w14:paraId="1CE116D4" w14:textId="77777777" w:rsidR="00A30793" w:rsidRDefault="00FE1B44">
      <w:r>
        <w:t>G) Diagrama de Componentes</w:t>
      </w:r>
    </w:p>
    <w:p w14:paraId="023574FF" w14:textId="77777777" w:rsidR="00A30793" w:rsidRDefault="00FE1B44">
      <w:r>
        <w:t>H) Diagrama de Implantação</w:t>
      </w:r>
    </w:p>
    <w:p w14:paraId="57D61408" w14:textId="77777777" w:rsidR="00A30793" w:rsidRDefault="00FE1B44">
      <w:r>
        <w:t>I) Diagrama de Estrutura Composta</w:t>
      </w:r>
    </w:p>
    <w:p w14:paraId="4ACB55FE" w14:textId="77777777" w:rsidR="00A30793" w:rsidRDefault="00A30793"/>
    <w:p w14:paraId="75AECF01" w14:textId="77777777" w:rsidR="00A30793" w:rsidRDefault="00FE1B44">
      <w:pPr>
        <w:pStyle w:val="Ttulo2"/>
      </w:pPr>
      <w:bookmarkStart w:id="199" w:name="_Toc462535560"/>
      <w:bookmarkEnd w:id="199"/>
      <w:r>
        <w:t xml:space="preserve">7. </w:t>
      </w:r>
      <w:commentRangeStart w:id="200"/>
      <w:r>
        <w:t>HTML</w:t>
      </w:r>
      <w:commentRangeEnd w:id="200"/>
      <w:r w:rsidR="00440E85">
        <w:rPr>
          <w:rStyle w:val="Refdecomentrio"/>
          <w:rFonts w:cs="Calibri"/>
          <w:b w:val="0"/>
          <w:bCs w:val="0"/>
        </w:rPr>
        <w:commentReference w:id="200"/>
      </w:r>
    </w:p>
    <w:p w14:paraId="4E48627B" w14:textId="344AD543" w:rsidR="00A30793" w:rsidDel="00962ACD" w:rsidRDefault="00FE1B44">
      <w:pPr>
        <w:jc w:val="both"/>
        <w:rPr>
          <w:del w:id="201" w:author="Nortti" w:date="2016-10-15T01:34:00Z"/>
        </w:rPr>
        <w:pPrChange w:id="202" w:author="Karine Martins" w:date="2016-10-09T17:45:00Z">
          <w:pPr/>
        </w:pPrChange>
      </w:pPr>
      <w:del w:id="203" w:author="Nortti" w:date="2016-10-15T01:34:00Z">
        <w:r w:rsidDel="00962ACD">
          <w:tab/>
          <w:delText>Carril (2012, p.3) define que, “HTML é uma linguagem de marcação, utilizada para formatar páginas Web com texto e informações separadamente. Estas páginas são acessíveis em qualquer parte do mundo usando qualquer tipo de browser […]. Estes browsers tem a função de interpretar, formatar e exibir página WEB”.</w:delText>
        </w:r>
      </w:del>
    </w:p>
    <w:p w14:paraId="49F6F21B" w14:textId="5672CD73" w:rsidR="00A30793" w:rsidDel="00962ACD" w:rsidRDefault="00FE1B44">
      <w:pPr>
        <w:jc w:val="both"/>
        <w:rPr>
          <w:del w:id="204" w:author="Nortti" w:date="2016-10-15T01:34:00Z"/>
        </w:rPr>
        <w:pPrChange w:id="205" w:author="Karine Martins" w:date="2016-10-09T17:45:00Z">
          <w:pPr/>
        </w:pPrChange>
      </w:pPr>
      <w:del w:id="206" w:author="Nortti" w:date="2016-10-15T01:34:00Z">
        <w:r w:rsidDel="00962ACD">
          <w:tab/>
          <w:delText>De forma simplista, Tittle e Noble (2014</w:delText>
        </w:r>
      </w:del>
      <w:commentRangeStart w:id="207"/>
      <w:ins w:id="208" w:author="Karine Martins" w:date="2016-10-09T17:45:00Z">
        <w:del w:id="209" w:author="Nortti" w:date="2016-10-15T01:34:00Z">
          <w:r w:rsidR="00440E85" w:rsidDel="00962ACD">
            <w:delText>, p.xx</w:delText>
          </w:r>
          <w:commentRangeEnd w:id="207"/>
          <w:r w:rsidR="00440E85" w:rsidDel="00962ACD">
            <w:rPr>
              <w:rStyle w:val="Refdecomentrio"/>
            </w:rPr>
            <w:commentReference w:id="207"/>
          </w:r>
        </w:del>
      </w:ins>
      <w:del w:id="210" w:author="Nortti" w:date="2016-10-15T01:34:00Z">
        <w:r w:rsidDel="00962ACD">
          <w:delText xml:space="preserve">) afimam que “Se você navegar na web somente por um instante, verá um espaço com informações e conteúdos exibidos de diversas </w:delText>
        </w:r>
        <w:r w:rsidDel="00962ACD">
          <w:lastRenderedPageBreak/>
          <w:delText>maneiras. […] Independente das informações de uma página web, cada uma delas é criada usando-se HTML. HTML é a argamassa que mantém as páginas unidas na web”.</w:delText>
        </w:r>
      </w:del>
    </w:p>
    <w:p w14:paraId="21B2E574" w14:textId="77777777" w:rsidR="00A30793" w:rsidRDefault="00FE1B44">
      <w:pPr>
        <w:pStyle w:val="Ttulo2"/>
      </w:pPr>
      <w:bookmarkStart w:id="211" w:name="_Toc462535561"/>
      <w:bookmarkEnd w:id="211"/>
      <w:r>
        <w:t>8. CSS</w:t>
      </w:r>
    </w:p>
    <w:p w14:paraId="67195F57" w14:textId="77777777" w:rsidR="00A30793" w:rsidRDefault="00FE1B44">
      <w:pPr>
        <w:jc w:val="both"/>
        <w:pPrChange w:id="212" w:author="Karine Martins" w:date="2016-10-09T17:47:00Z">
          <w:pPr/>
        </w:pPrChange>
      </w:pPr>
      <w:r>
        <w:tab/>
        <w:t xml:space="preserve">De acordo com </w:t>
      </w:r>
      <w:proofErr w:type="spellStart"/>
      <w:r>
        <w:t>Jobstraibizer</w:t>
      </w:r>
      <w:proofErr w:type="spellEnd"/>
      <w:r>
        <w:t xml:space="preserve"> (2009, p. 6), o </w:t>
      </w:r>
      <w:r w:rsidR="00440E85">
        <w:t xml:space="preserve">CSS </w:t>
      </w:r>
      <w:r>
        <w:t xml:space="preserve">é importante para que </w:t>
      </w:r>
      <w:proofErr w:type="gramStart"/>
      <w:r>
        <w:t>o sites</w:t>
      </w:r>
      <w:proofErr w:type="gramEnd"/>
      <w:r>
        <w:t xml:space="preserve"> fiquem mais bonitos, leves, limpos e dinâmicos.</w:t>
      </w:r>
    </w:p>
    <w:p w14:paraId="536B8264" w14:textId="77777777" w:rsidR="00A30793" w:rsidRDefault="00FE1B44">
      <w:pPr>
        <w:jc w:val="both"/>
        <w:pPrChange w:id="213" w:author="Karine Martins" w:date="2016-10-09T17:47:00Z">
          <w:pPr/>
        </w:pPrChange>
      </w:pPr>
      <w:r>
        <w:tab/>
        <w:t xml:space="preserve">Ainda de acordo com </w:t>
      </w:r>
      <w:proofErr w:type="spellStart"/>
      <w:r>
        <w:t>Jobstraibizer</w:t>
      </w:r>
      <w:proofErr w:type="spellEnd"/>
      <w:r>
        <w:t xml:space="preserve"> </w:t>
      </w:r>
      <w:commentRangeStart w:id="214"/>
      <w:r>
        <w:t xml:space="preserve">(), </w:t>
      </w:r>
      <w:commentRangeEnd w:id="214"/>
      <w:r w:rsidR="00440E85">
        <w:rPr>
          <w:rStyle w:val="Refdecomentrio"/>
        </w:rPr>
        <w:commentReference w:id="214"/>
      </w:r>
      <w:r>
        <w:t>“O termo CSS, […] é uma lin</w:t>
      </w:r>
      <w:del w:id="215" w:author="Karine Martins" w:date="2016-10-09T17:47:00Z">
        <w:r w:rsidDel="00440E85">
          <w:delText>a</w:delText>
        </w:r>
      </w:del>
      <w:r>
        <w:t>guagem de estilo (ou de formatação) fantástica para a construção do layout de suas páginas ou sites. Permite que projete páginas […] com uma considerável redução de tempo de trabalho.</w:t>
      </w:r>
      <w:proofErr w:type="gramStart"/>
      <w:r>
        <w:t>”</w:t>
      </w:r>
      <w:proofErr w:type="gramEnd"/>
    </w:p>
    <w:p w14:paraId="5E7624D9" w14:textId="0BF4853E" w:rsidR="00A30793" w:rsidRDefault="00FE1B44">
      <w:pPr>
        <w:jc w:val="both"/>
        <w:pPrChange w:id="216" w:author="Karine Martins" w:date="2016-10-09T17:47:00Z">
          <w:pPr/>
        </w:pPrChange>
      </w:pPr>
      <w:r>
        <w:tab/>
      </w:r>
      <w:proofErr w:type="spellStart"/>
      <w:r>
        <w:t>Jobstraibizer</w:t>
      </w:r>
      <w:proofErr w:type="spellEnd"/>
      <w:r>
        <w:t xml:space="preserve"> (2009</w:t>
      </w:r>
      <w:ins w:id="217" w:author="Karine Martins" w:date="2016-10-09T17:48:00Z">
        <w:del w:id="218" w:author="Nortti" w:date="2016-10-15T01:42:00Z">
          <w:r w:rsidR="00440E85" w:rsidRPr="00440E85" w:rsidDel="00962ACD">
            <w:rPr>
              <w:highlight w:val="yellow"/>
              <w:rPrChange w:id="219" w:author="Karine Martins" w:date="2016-10-09T17:48:00Z">
                <w:rPr/>
              </w:rPrChange>
            </w:rPr>
            <w:delText>, p.xx</w:delText>
          </w:r>
        </w:del>
      </w:ins>
      <w:r>
        <w:t>)</w:t>
      </w:r>
      <w:proofErr w:type="gramStart"/>
      <w:r>
        <w:t>, lista</w:t>
      </w:r>
      <w:proofErr w:type="gramEnd"/>
      <w:r>
        <w:t xml:space="preserve"> os inúmeros benefícios no uso de CSS para formatar conteúdo de páginas:</w:t>
      </w:r>
    </w:p>
    <w:p w14:paraId="75706F99" w14:textId="77777777" w:rsidR="00A30793" w:rsidRDefault="00FE1B44">
      <w:pPr>
        <w:jc w:val="both"/>
        <w:pPrChange w:id="220" w:author="Karine Martins" w:date="2016-10-09T17:47:00Z">
          <w:pPr/>
        </w:pPrChange>
      </w:pPr>
      <w:proofErr w:type="gramStart"/>
      <w:r>
        <w:t>1</w:t>
      </w:r>
      <w:proofErr w:type="gramEnd"/>
      <w:r>
        <w:t xml:space="preserve">) Total controle do </w:t>
      </w:r>
      <w:r w:rsidRPr="00440E85">
        <w:rPr>
          <w:i/>
          <w:rPrChange w:id="221" w:author="Karine Martins" w:date="2016-10-09T17:47:00Z">
            <w:rPr/>
          </w:rPrChange>
        </w:rPr>
        <w:t>layout</w:t>
      </w:r>
      <w:r>
        <w:t xml:space="preserve"> de vários documentos a partir de uma única folha de estilos;</w:t>
      </w:r>
    </w:p>
    <w:p w14:paraId="75762775" w14:textId="77777777" w:rsidR="00A30793" w:rsidRDefault="00FE1B44">
      <w:pPr>
        <w:jc w:val="both"/>
        <w:pPrChange w:id="222" w:author="Karine Martins" w:date="2016-10-09T17:47:00Z">
          <w:pPr/>
        </w:pPrChange>
      </w:pPr>
      <w:r>
        <w:t xml:space="preserve">2) Maior precisão no controle do </w:t>
      </w:r>
      <w:r w:rsidRPr="00440E85">
        <w:rPr>
          <w:i/>
          <w:rPrChange w:id="223" w:author="Karine Martins" w:date="2016-10-09T17:47:00Z">
            <w:rPr/>
          </w:rPrChange>
        </w:rPr>
        <w:t>layout</w:t>
      </w:r>
      <w:r>
        <w:t xml:space="preserve"> como um todo (elementos de texto, imagens, visual da página etc.);</w:t>
      </w:r>
    </w:p>
    <w:p w14:paraId="50D49C7A" w14:textId="77777777" w:rsidR="00A30793" w:rsidRDefault="00FE1B44">
      <w:pPr>
        <w:jc w:val="both"/>
        <w:rPr>
          <w:ins w:id="224" w:author="Karine Martins" w:date="2016-10-09T17:46:00Z"/>
        </w:rPr>
        <w:pPrChange w:id="225" w:author="Karine Martins" w:date="2016-10-09T17:47:00Z">
          <w:pPr/>
        </w:pPrChange>
      </w:pPr>
      <w:r>
        <w:t xml:space="preserve">3) Emprego de técnicas de desenvolvimento variadas, sofisticadas e avançadas, como, por exemplo, </w:t>
      </w:r>
      <w:r w:rsidRPr="00440E85">
        <w:rPr>
          <w:i/>
          <w:rPrChange w:id="226" w:author="Karine Martins" w:date="2016-10-09T17:48:00Z">
            <w:rPr/>
          </w:rPrChange>
        </w:rPr>
        <w:t>pop-ups</w:t>
      </w:r>
      <w:r>
        <w:t xml:space="preserve"> flutuantes, uso de fontes diferenciadas, etc.</w:t>
      </w:r>
    </w:p>
    <w:p w14:paraId="0783E098" w14:textId="77777777" w:rsidR="00440E85" w:rsidRDefault="00440E85">
      <w:pPr>
        <w:jc w:val="both"/>
        <w:pPrChange w:id="227" w:author="Karine Martins" w:date="2016-10-09T17:47:00Z">
          <w:pPr/>
        </w:pPrChange>
      </w:pPr>
    </w:p>
    <w:p w14:paraId="694BECC0" w14:textId="77777777" w:rsidR="00A30793" w:rsidRDefault="00FE1B44">
      <w:pPr>
        <w:pStyle w:val="Ttulo2"/>
      </w:pPr>
      <w:bookmarkStart w:id="228" w:name="_Toc462535562"/>
      <w:bookmarkEnd w:id="228"/>
      <w:r>
        <w:t>9. PHP</w:t>
      </w:r>
    </w:p>
    <w:p w14:paraId="20C6712C" w14:textId="77777777" w:rsidR="00A30793" w:rsidRDefault="00FE1B44">
      <w:pPr>
        <w:jc w:val="both"/>
        <w:pPrChange w:id="229" w:author="Karine Martins" w:date="2016-10-09T17:48:00Z">
          <w:pPr/>
        </w:pPrChange>
      </w:pPr>
      <w:r>
        <w:tab/>
        <w:t xml:space="preserve">Segundo Converse e Park (2003, p. 3), “O </w:t>
      </w:r>
      <w:r w:rsidR="00440E85">
        <w:t xml:space="preserve">PHP </w:t>
      </w:r>
      <w:r>
        <w:t>é uma linguagem para a criação de scripts para a Web do lado servidor embutidos em HTML, cujo código fonte é aberto, e que é compatível com os mais importantes servidores Web”.</w:t>
      </w:r>
    </w:p>
    <w:p w14:paraId="77F05C47" w14:textId="77777777" w:rsidR="00A30793" w:rsidRDefault="00FE1B44">
      <w:pPr>
        <w:jc w:val="both"/>
        <w:pPrChange w:id="230" w:author="Karine Martins" w:date="2016-10-09T17:48:00Z">
          <w:pPr/>
        </w:pPrChange>
      </w:pPr>
      <w:r>
        <w:tab/>
        <w:t xml:space="preserve">Alguns motivos para utilização do </w:t>
      </w:r>
      <w:r w:rsidR="00440E85">
        <w:t>PHP</w:t>
      </w:r>
      <w:r>
        <w:t>, de acordo com Converse e Park (2003, p. 3), são que “ele é livre, tem código fonte aberto, é repleto de recursos, serve para diversas plataformas, é estável, rápido, claramente projetado, fácil de aprender e funciona bem com outros produtos”.</w:t>
      </w:r>
    </w:p>
    <w:p w14:paraId="5B1111F1" w14:textId="77777777" w:rsidR="00A30793" w:rsidRDefault="00FE1B44">
      <w:r>
        <w:tab/>
      </w:r>
    </w:p>
    <w:p w14:paraId="38EA3806" w14:textId="77777777" w:rsidR="00A30793" w:rsidRDefault="00FE1B44">
      <w:pPr>
        <w:pStyle w:val="Ttulo2"/>
      </w:pPr>
      <w:bookmarkStart w:id="231" w:name="_Toc462535563"/>
      <w:bookmarkEnd w:id="231"/>
      <w:r>
        <w:lastRenderedPageBreak/>
        <w:t>10. Banco de Dados – MyS</w:t>
      </w:r>
      <w:ins w:id="232" w:author="Karine Martins" w:date="2016-10-09T17:49:00Z">
        <w:r w:rsidR="00440E85">
          <w:t>QL</w:t>
        </w:r>
      </w:ins>
      <w:del w:id="233" w:author="Karine Martins" w:date="2016-10-09T17:49:00Z">
        <w:r w:rsidDel="00440E85">
          <w:delText>ql</w:delText>
        </w:r>
      </w:del>
    </w:p>
    <w:p w14:paraId="0C74001F" w14:textId="77777777" w:rsidR="00A30793" w:rsidRDefault="00FE1B44">
      <w:pPr>
        <w:jc w:val="both"/>
        <w:pPrChange w:id="234" w:author="Karine Martins" w:date="2016-10-09T17:49:00Z">
          <w:pPr/>
        </w:pPrChange>
      </w:pPr>
      <w:r>
        <w:tab/>
      </w:r>
      <w:proofErr w:type="spellStart"/>
      <w:r>
        <w:t>Ramakrishnan</w:t>
      </w:r>
      <w:proofErr w:type="spellEnd"/>
      <w:r>
        <w:t xml:space="preserve"> e </w:t>
      </w:r>
      <w:proofErr w:type="spellStart"/>
      <w:r>
        <w:t>Gehrke</w:t>
      </w:r>
      <w:proofErr w:type="spellEnd"/>
      <w:r>
        <w:t xml:space="preserve"> (2008, p. 6) afirmam que “Armazenando-se dados em um </w:t>
      </w:r>
      <w:commentRangeStart w:id="235"/>
      <w:r>
        <w:t>SGBD</w:t>
      </w:r>
      <w:commentRangeEnd w:id="235"/>
      <w:r w:rsidR="00440E85">
        <w:rPr>
          <w:rStyle w:val="Refdecomentrio"/>
        </w:rPr>
        <w:commentReference w:id="235"/>
      </w:r>
      <w:r>
        <w:t xml:space="preserve"> em vez de em uma coleção de arquivos do sistema operacional, é possível utilizar os recursos do SGBD para gerenciar dados de uma forma robusta e eficiente.</w:t>
      </w:r>
      <w:proofErr w:type="gramStart"/>
      <w:r>
        <w:t>”</w:t>
      </w:r>
      <w:proofErr w:type="gramEnd"/>
    </w:p>
    <w:p w14:paraId="593552BE" w14:textId="77777777" w:rsidR="00A30793" w:rsidRDefault="00FE1B44">
      <w:pPr>
        <w:jc w:val="both"/>
        <w:pPrChange w:id="236" w:author="Karine Martins" w:date="2016-10-09T17:49:00Z">
          <w:pPr/>
        </w:pPrChange>
      </w:pPr>
      <w:r>
        <w:tab/>
        <w:t xml:space="preserve">Segundo </w:t>
      </w:r>
      <w:proofErr w:type="spellStart"/>
      <w:r>
        <w:t>Ramakrishnan</w:t>
      </w:r>
      <w:proofErr w:type="spellEnd"/>
      <w:r>
        <w:t xml:space="preserve"> e </w:t>
      </w:r>
      <w:bookmarkStart w:id="237" w:name="__DdeLink__7547_502524768"/>
      <w:proofErr w:type="spellStart"/>
      <w:r>
        <w:t>Gehrke</w:t>
      </w:r>
      <w:bookmarkEnd w:id="237"/>
      <w:proofErr w:type="spellEnd"/>
      <w:r>
        <w:t xml:space="preserve"> (2008, p. 7) as vantagens de um </w:t>
      </w:r>
      <w:r w:rsidR="00440E85">
        <w:t xml:space="preserve">SGBD </w:t>
      </w:r>
      <w:r>
        <w:t>são:</w:t>
      </w:r>
    </w:p>
    <w:p w14:paraId="6DB426AD" w14:textId="77777777" w:rsidR="00A30793" w:rsidRDefault="00FE1B44">
      <w:pPr>
        <w:jc w:val="both"/>
        <w:pPrChange w:id="238" w:author="Karine Martins" w:date="2016-10-09T17:49:00Z">
          <w:pPr/>
        </w:pPrChange>
      </w:pPr>
      <w:r>
        <w:t>“</w:t>
      </w:r>
      <w:r>
        <w:rPr>
          <w:b/>
          <w:bCs/>
        </w:rPr>
        <w:t xml:space="preserve">1) Independência de dados: </w:t>
      </w:r>
      <w:r>
        <w:t xml:space="preserve">Os programas aplicativos não devem, idealmente, ser expostos aos </w:t>
      </w:r>
      <w:commentRangeStart w:id="239"/>
      <w:r>
        <w:t>detalhes</w:t>
      </w:r>
      <w:commentRangeEnd w:id="239"/>
      <w:r w:rsidR="00440E85">
        <w:rPr>
          <w:rStyle w:val="Refdecomentrio"/>
        </w:rPr>
        <w:commentReference w:id="239"/>
      </w:r>
      <w:r>
        <w:t xml:space="preserve"> de representação e armazenamento de dados. O SGBD provê uma visão abstrata dos dados que oculta tais detalhes.</w:t>
      </w:r>
    </w:p>
    <w:p w14:paraId="333CAB04" w14:textId="77777777" w:rsidR="00A30793" w:rsidRDefault="00FE1B44">
      <w:pPr>
        <w:jc w:val="both"/>
        <w:rPr>
          <w:b/>
          <w:bCs/>
        </w:rPr>
        <w:pPrChange w:id="240" w:author="Karine Martins" w:date="2016-10-09T17:49:00Z">
          <w:pPr/>
        </w:pPrChange>
      </w:pPr>
      <w:r>
        <w:rPr>
          <w:b/>
          <w:bCs/>
        </w:rPr>
        <w:t xml:space="preserve">2) Acesso eficiente aos Dados: </w:t>
      </w:r>
      <w:r>
        <w:t>Um SGBD utiliza uma variedade de técnicas sofisticadas para armazenar e recuperar dados eficientemente. Este recurso é especialmente importante se os dados são armazenados em dispositivos de armazenamento externos.</w:t>
      </w:r>
    </w:p>
    <w:p w14:paraId="39798F25" w14:textId="77777777" w:rsidR="00A30793" w:rsidRDefault="00FE1B44">
      <w:pPr>
        <w:jc w:val="both"/>
        <w:rPr>
          <w:b/>
          <w:bCs/>
        </w:rPr>
        <w:pPrChange w:id="241" w:author="Karine Martins" w:date="2016-10-09T17:49:00Z">
          <w:pPr/>
        </w:pPrChange>
      </w:pPr>
      <w:r>
        <w:rPr>
          <w:b/>
          <w:bCs/>
        </w:rPr>
        <w:t xml:space="preserve">3) Administração de Dados: </w:t>
      </w:r>
      <w:r>
        <w:t>Quando diversos usuários compartilham dados, centralizar a administração dos dados pode oferecer melhorias significativas. Profissionais experientes que compreendem a natureza dos dados sendo gerenciados, e como os diferentes grupos de usuários os utilizam, podem ser responsáveis por organizar a representação dos dados para minimizar a redundância e para realizar as sintonizações finas do armazenamento dos dados para garantir uma eficiente recuperação.</w:t>
      </w:r>
    </w:p>
    <w:p w14:paraId="07755E5A" w14:textId="77777777" w:rsidR="00A30793" w:rsidRDefault="00FE1B44">
      <w:pPr>
        <w:jc w:val="both"/>
        <w:rPr>
          <w:b/>
          <w:bCs/>
        </w:rPr>
        <w:pPrChange w:id="242" w:author="Karine Martins" w:date="2016-10-09T17:49:00Z">
          <w:pPr/>
        </w:pPrChange>
      </w:pPr>
      <w:r>
        <w:rPr>
          <w:b/>
          <w:bCs/>
        </w:rPr>
        <w:t xml:space="preserve">4) Acesso concorrente e recuperação de falhas: </w:t>
      </w:r>
      <w:r>
        <w:t>Um SGBD planeja o acesso concorrente aos dados de maneira tal que os usuários podem achar que os dados estão sendo acessados por apenas um único usuário de cada vez. Além disso, o SGBD protege os usuários dos efeitos de falhas no sistema.</w:t>
      </w:r>
    </w:p>
    <w:p w14:paraId="3CB1695A" w14:textId="77777777" w:rsidR="00A30793" w:rsidRDefault="00FE1B44">
      <w:pPr>
        <w:jc w:val="both"/>
        <w:pPrChange w:id="243" w:author="Karine Martins" w:date="2016-10-09T17:49:00Z">
          <w:pPr/>
        </w:pPrChange>
      </w:pPr>
      <w:r>
        <w:rPr>
          <w:b/>
          <w:bCs/>
        </w:rPr>
        <w:t xml:space="preserve">5) Tempo reduzido de Desenvolvimento do Aplicativo: </w:t>
      </w:r>
      <w:r>
        <w:t>Obviamente, um SGBD suporte funções importantes que são comuns a várias aplicativos que acessam os dados do SGBD. Isso em conjunto com uma interface de alto nível aos dados</w:t>
      </w:r>
      <w:proofErr w:type="gramStart"/>
      <w:r>
        <w:t>, facilita</w:t>
      </w:r>
      <w:proofErr w:type="gramEnd"/>
      <w:r>
        <w:t xml:space="preserve"> o desenvolvimento rápido de aplicativos.”</w:t>
      </w:r>
    </w:p>
    <w:p w14:paraId="7D23868C" w14:textId="77777777" w:rsidR="00A30793" w:rsidRDefault="00FE1B44">
      <w:pPr>
        <w:jc w:val="both"/>
        <w:pPrChange w:id="244" w:author="Karine Martins" w:date="2016-10-09T17:49:00Z">
          <w:pPr/>
        </w:pPrChange>
      </w:pPr>
      <w:r>
        <w:tab/>
        <w:t xml:space="preserve">Segundo Lobo (2008), o MySQL é um SGBD veloz e </w:t>
      </w:r>
      <w:proofErr w:type="spellStart"/>
      <w:r>
        <w:t>multiplataforma</w:t>
      </w:r>
      <w:proofErr w:type="spellEnd"/>
      <w:r>
        <w:t xml:space="preserve"> que através de sua flexibilidade foi altamente aplicado por todo o mundo. Atualmente é o banco de dados mais popular do mundo e isso se deve a sua facilidade e ao código aberto, podendo alterar de graça.</w:t>
      </w:r>
    </w:p>
    <w:p w14:paraId="56ED956E" w14:textId="77777777" w:rsidR="00A30793" w:rsidRDefault="00FE1B44">
      <w:pPr>
        <w:jc w:val="both"/>
        <w:pPrChange w:id="245" w:author="Karine Martins" w:date="2016-10-09T17:51:00Z">
          <w:pPr/>
        </w:pPrChange>
      </w:pPr>
      <w:r>
        <w:lastRenderedPageBreak/>
        <w:tab/>
      </w:r>
      <w:proofErr w:type="spellStart"/>
      <w:r>
        <w:t>Muto</w:t>
      </w:r>
      <w:proofErr w:type="spellEnd"/>
      <w:r>
        <w:t xml:space="preserve"> (</w:t>
      </w:r>
      <w:proofErr w:type="gramStart"/>
      <w:r>
        <w:t>2006 ,</w:t>
      </w:r>
      <w:proofErr w:type="gramEnd"/>
      <w:r>
        <w:t xml:space="preserve"> p. 184), </w:t>
      </w:r>
      <w:del w:id="246" w:author="Karine Martins" w:date="2016-10-09T17:51:00Z">
        <w:r w:rsidDel="00440E85">
          <w:delText xml:space="preserve">nos </w:delText>
        </w:r>
      </w:del>
      <w:r>
        <w:t>diz que “uma das grandes vantagens do MySQL é suportar mais de uma dúzia de tipos de dados, suportando ainda funções SQL, através do ANSI SQL. Claro que nem tudo são maravilhas nesse SGBD, faltando principalmente, um eficiente controle de transações”.</w:t>
      </w:r>
    </w:p>
    <w:p w14:paraId="738A7E71" w14:textId="77777777" w:rsidR="00A30793" w:rsidRDefault="00FE1B44">
      <w:pPr>
        <w:pStyle w:val="Ttulo2"/>
      </w:pPr>
      <w:bookmarkStart w:id="247" w:name="_Toc462535564"/>
      <w:bookmarkEnd w:id="247"/>
      <w:r>
        <w:t xml:space="preserve">11. </w:t>
      </w:r>
      <w:proofErr w:type="spellStart"/>
      <w:r>
        <w:t>Javascript</w:t>
      </w:r>
      <w:proofErr w:type="spellEnd"/>
    </w:p>
    <w:p w14:paraId="23219AF5" w14:textId="77777777" w:rsidR="00A30793" w:rsidRDefault="00FE1B44">
      <w:pPr>
        <w:jc w:val="both"/>
        <w:pPrChange w:id="248" w:author="Karine Martins" w:date="2016-10-09T17:52:00Z">
          <w:pPr/>
        </w:pPrChange>
      </w:pPr>
      <w:r>
        <w:tab/>
        <w:t xml:space="preserve">Prescott (2016) define que </w:t>
      </w:r>
      <w:proofErr w:type="spellStart"/>
      <w:r w:rsidR="00440E85">
        <w:t>Javascript</w:t>
      </w:r>
      <w:proofErr w:type="spellEnd"/>
      <w:r>
        <w:t>, “é a linguagem de script do lado cliente mais amplamente utilizada. Ela é realmente poderosa e dinâmica. […] Linguagens de script do lado do cliente são usadas para tornar seus sites mais interativos, animados e responsivos”.</w:t>
      </w:r>
    </w:p>
    <w:p w14:paraId="5B425DAD" w14:textId="77777777" w:rsidR="00A30793" w:rsidRDefault="00FE1B44">
      <w:pPr>
        <w:jc w:val="both"/>
        <w:pPrChange w:id="249" w:author="Karine Martins" w:date="2016-10-09T17:52:00Z">
          <w:pPr/>
        </w:pPrChange>
      </w:pPr>
      <w:r>
        <w:tab/>
        <w:t>Ainda segundo Prescott</w:t>
      </w:r>
      <w:ins w:id="250" w:author="Karine Martins" w:date="2016-10-09T17:52:00Z">
        <w:r w:rsidR="00440E85">
          <w:t xml:space="preserve"> </w:t>
        </w:r>
      </w:ins>
      <w:r>
        <w:t xml:space="preserve">(2016), “você pode usar o </w:t>
      </w:r>
      <w:proofErr w:type="spellStart"/>
      <w:r>
        <w:t>javascript</w:t>
      </w:r>
      <w:proofErr w:type="spellEnd"/>
      <w:r>
        <w:t xml:space="preserve"> </w:t>
      </w:r>
      <w:proofErr w:type="spellStart"/>
      <w:r>
        <w:t>paa</w:t>
      </w:r>
      <w:proofErr w:type="spellEnd"/>
      <w:r>
        <w:t xml:space="preserve"> ajudar os usuários a interagirem melhor com páginas da Web. O </w:t>
      </w:r>
      <w:proofErr w:type="spellStart"/>
      <w:r>
        <w:t>JavaScript</w:t>
      </w:r>
      <w:proofErr w:type="spellEnd"/>
      <w:r>
        <w:t xml:space="preserve"> também pode ser usado para controlar o navegador, comunicar-se de forma assíncrona com o servidor, alterar de forma dinâmica um conteúdo de uma página Web”.</w:t>
      </w:r>
    </w:p>
    <w:p w14:paraId="1C10AA4A" w14:textId="77777777" w:rsidR="00A30793" w:rsidRDefault="00FE1B44">
      <w:pPr>
        <w:pStyle w:val="Ttulo2"/>
      </w:pPr>
      <w:bookmarkStart w:id="251" w:name="_Toc462535565"/>
      <w:bookmarkEnd w:id="251"/>
      <w:r>
        <w:t xml:space="preserve">12. </w:t>
      </w:r>
      <w:proofErr w:type="spellStart"/>
      <w:r>
        <w:t>Jquery</w:t>
      </w:r>
      <w:proofErr w:type="spellEnd"/>
    </w:p>
    <w:p w14:paraId="466196B3" w14:textId="77777777" w:rsidR="00A30793" w:rsidRDefault="00FE1B44">
      <w:pPr>
        <w:jc w:val="both"/>
        <w:pPrChange w:id="252" w:author="Karine Martins" w:date="2016-10-09T17:52:00Z">
          <w:pPr/>
        </w:pPrChange>
      </w:pPr>
      <w:r>
        <w:tab/>
        <w:t>Segundo (</w:t>
      </w:r>
      <w:commentRangeStart w:id="253"/>
      <w:r>
        <w:t>Documentação oficial, tradução nossa</w:t>
      </w:r>
      <w:commentRangeEnd w:id="253"/>
      <w:r w:rsidR="00440E85">
        <w:rPr>
          <w:rStyle w:val="Refdecomentrio"/>
        </w:rPr>
        <w:commentReference w:id="253"/>
      </w:r>
      <w:r>
        <w:t>), “</w:t>
      </w:r>
      <w:proofErr w:type="spellStart"/>
      <w:proofErr w:type="gramStart"/>
      <w:r>
        <w:t>jQuery</w:t>
      </w:r>
      <w:proofErr w:type="spellEnd"/>
      <w:proofErr w:type="gramEnd"/>
      <w:r>
        <w:t xml:space="preserve"> é uma biblioteca </w:t>
      </w:r>
      <w:proofErr w:type="spellStart"/>
      <w:r>
        <w:t>Javascript</w:t>
      </w:r>
      <w:proofErr w:type="spellEnd"/>
      <w:r>
        <w:t xml:space="preserve"> rápida, pequena e rica em recursos. Isso torna as coisas como manipulação de eventos, animação e </w:t>
      </w:r>
      <w:proofErr w:type="spellStart"/>
      <w:r>
        <w:t>ajax</w:t>
      </w:r>
      <w:proofErr w:type="spellEnd"/>
      <w:r>
        <w:t xml:space="preserve"> muito mais simples com uma API fácil de usar que funcionar através de uma variedade de navegadores.”</w:t>
      </w:r>
    </w:p>
    <w:p w14:paraId="28DF2540" w14:textId="77777777" w:rsidR="00A30793" w:rsidRDefault="00FE1B44">
      <w:pPr>
        <w:jc w:val="both"/>
        <w:pPrChange w:id="254" w:author="Karine Martins" w:date="2016-10-09T17:52:00Z">
          <w:pPr/>
        </w:pPrChange>
      </w:pPr>
      <w:r>
        <w:tab/>
        <w:t>Silva (2014</w:t>
      </w:r>
      <w:del w:id="255" w:author="Karine Martins" w:date="2016-10-09T17:53:00Z">
        <w:r w:rsidDel="00440E85">
          <w:delText xml:space="preserve"> </w:delText>
        </w:r>
      </w:del>
      <w:r>
        <w:t>,</w:t>
      </w:r>
      <w:ins w:id="256" w:author="Karine Martins" w:date="2016-10-09T17:53:00Z">
        <w:r w:rsidR="00440E85">
          <w:t xml:space="preserve"> </w:t>
        </w:r>
      </w:ins>
      <w:r>
        <w:t xml:space="preserve">p. 25) deixa claro que </w:t>
      </w:r>
      <w:proofErr w:type="spellStart"/>
      <w:r>
        <w:t>jQuery</w:t>
      </w:r>
      <w:proofErr w:type="spellEnd"/>
      <w:r>
        <w:t xml:space="preserve"> é “uma maneira simples e fácil de escrever </w:t>
      </w:r>
      <w:proofErr w:type="spellStart"/>
      <w:r>
        <w:t>JavaScript</w:t>
      </w:r>
      <w:proofErr w:type="spellEnd"/>
      <w:r>
        <w:t xml:space="preserve"> colocada ao alcance não só de programadores experientes, mas também de designers e desenvolvedores com pouco conhecimento de programação”.</w:t>
      </w:r>
    </w:p>
    <w:p w14:paraId="13A4C206" w14:textId="77777777" w:rsidR="00A30793" w:rsidRDefault="00FE1B44">
      <w:pPr>
        <w:pStyle w:val="Ttulo2"/>
      </w:pPr>
      <w:bookmarkStart w:id="257" w:name="_Toc462535566"/>
      <w:bookmarkEnd w:id="257"/>
      <w:r>
        <w:t xml:space="preserve">13. </w:t>
      </w:r>
      <w:proofErr w:type="spellStart"/>
      <w:r>
        <w:t>Laravel</w:t>
      </w:r>
      <w:proofErr w:type="spellEnd"/>
      <w:r>
        <w:t xml:space="preserve"> 5.1</w:t>
      </w:r>
    </w:p>
    <w:p w14:paraId="32B41561" w14:textId="46D2F00D" w:rsidR="00A30793" w:rsidDel="00125156" w:rsidRDefault="00FE1B44">
      <w:pPr>
        <w:jc w:val="both"/>
        <w:rPr>
          <w:del w:id="258" w:author="Nortti" w:date="2016-10-15T01:49:00Z"/>
        </w:rPr>
        <w:pPrChange w:id="259" w:author="Karine Martins" w:date="2016-10-09T17:53:00Z">
          <w:pPr/>
        </w:pPrChange>
      </w:pPr>
      <w:del w:id="260" w:author="Nortti" w:date="2016-10-15T01:49:00Z">
        <w:r w:rsidDel="00125156">
          <w:tab/>
          <w:delText>Segundo Adriel (2015</w:delText>
        </w:r>
      </w:del>
      <w:ins w:id="261" w:author="Karine Martins" w:date="2016-10-09T17:53:00Z">
        <w:del w:id="262" w:author="Nortti" w:date="2016-10-15T01:49:00Z">
          <w:r w:rsidR="00440E85" w:rsidDel="00125156">
            <w:delText xml:space="preserve">, </w:delText>
          </w:r>
          <w:r w:rsidR="00440E85" w:rsidRPr="00440E85" w:rsidDel="00125156">
            <w:rPr>
              <w:highlight w:val="yellow"/>
              <w:rPrChange w:id="263" w:author="Karine Martins" w:date="2016-10-09T17:53:00Z">
                <w:rPr/>
              </w:rPrChange>
            </w:rPr>
            <w:delText>p.xxx</w:delText>
          </w:r>
        </w:del>
      </w:ins>
      <w:del w:id="264" w:author="Nortti" w:date="2016-10-15T01:49:00Z">
        <w:r w:rsidDel="00125156">
          <w:delText>), “Laravel é um framework PHP utilizado para o desenvolvimento web, que utiliza a arquitetura MVC e tem como principal característica ajudar a desenvolver aplicações seguras e performáicas de forma rápido, com código limpo e simples”.</w:delText>
        </w:r>
      </w:del>
    </w:p>
    <w:p w14:paraId="41A502BB" w14:textId="1E08343E" w:rsidR="00A30793" w:rsidDel="00125156" w:rsidRDefault="00FE1B44">
      <w:pPr>
        <w:jc w:val="both"/>
        <w:rPr>
          <w:del w:id="265" w:author="Nortti" w:date="2016-10-15T01:49:00Z"/>
        </w:rPr>
        <w:pPrChange w:id="266" w:author="Karine Martins" w:date="2016-10-09T17:53:00Z">
          <w:pPr/>
        </w:pPrChange>
      </w:pPr>
      <w:del w:id="267" w:author="Nortti" w:date="2016-10-15T01:49:00Z">
        <w:r w:rsidDel="00125156">
          <w:tab/>
          <w:delText>Adriel (2015) também diz que</w:delText>
        </w:r>
        <w:commentRangeStart w:id="268"/>
        <w:r w:rsidDel="00125156">
          <w:delText xml:space="preserve">, o </w:delText>
        </w:r>
        <w:r w:rsidR="00440E85" w:rsidDel="00125156">
          <w:delText xml:space="preserve">Laravel </w:delText>
        </w:r>
        <w:r w:rsidDel="00125156">
          <w:delText xml:space="preserve">utiliza o Blade excelente engine de template, para integração com Banco de Dados o Eloquent ORM e versão </w:delText>
        </w:r>
        <w:commentRangeEnd w:id="268"/>
        <w:r w:rsidR="00440E85" w:rsidDel="00125156">
          <w:rPr>
            <w:rStyle w:val="Refdecomentrio"/>
          </w:rPr>
          <w:commentReference w:id="268"/>
        </w:r>
        <w:r w:rsidDel="00125156">
          <w:delText>LTS.</w:delText>
        </w:r>
        <w:r w:rsidDel="00125156">
          <w:br w:type="page"/>
        </w:r>
      </w:del>
    </w:p>
    <w:p w14:paraId="72668743" w14:textId="77777777" w:rsidR="00A30793" w:rsidRDefault="00FE1B44">
      <w:pPr>
        <w:pStyle w:val="Ttulo1"/>
        <w:numPr>
          <w:ilvl w:val="0"/>
          <w:numId w:val="23"/>
        </w:numPr>
        <w:spacing w:before="0" w:after="240"/>
        <w:contextualSpacing/>
      </w:pPr>
      <w:bookmarkStart w:id="269" w:name="_Toc422897579"/>
      <w:bookmarkStart w:id="270" w:name="_Toc462535567"/>
      <w:bookmarkEnd w:id="269"/>
      <w:bookmarkEnd w:id="270"/>
      <w:r>
        <w:lastRenderedPageBreak/>
        <w:t>TRABALHO DESENVOLVIDO</w:t>
      </w:r>
    </w:p>
    <w:p w14:paraId="6260128B" w14:textId="77777777" w:rsidR="00A30793" w:rsidRDefault="00A30793">
      <w:pPr>
        <w:spacing w:before="0" w:after="0"/>
        <w:contextualSpacing/>
      </w:pPr>
    </w:p>
    <w:p w14:paraId="1AB44C6B" w14:textId="33EA61A0" w:rsidR="00A30793" w:rsidRDefault="00FE1B44">
      <w:pPr>
        <w:spacing w:before="0" w:after="0"/>
        <w:ind w:left="60" w:firstLine="1072"/>
        <w:contextualSpacing/>
        <w:jc w:val="both"/>
      </w:pPr>
      <w:r>
        <w:t xml:space="preserve">O trabalho foi iniciado com o objetivo de </w:t>
      </w:r>
      <w:commentRangeStart w:id="271"/>
      <w:r>
        <w:t>sanar o problema de baixo controle na gestão das vendas dos lotes em um plantão de venda</w:t>
      </w:r>
      <w:commentRangeEnd w:id="271"/>
      <w:r w:rsidR="00440E85">
        <w:rPr>
          <w:rStyle w:val="Refdecomentrio"/>
        </w:rPr>
        <w:commentReference w:id="271"/>
      </w:r>
      <w:r>
        <w:t xml:space="preserve">. O primeiro passo foi o levantamento de requisitos que se deu através da observação do funcionamento de um plantão de vendas real da empresa </w:t>
      </w:r>
      <w:proofErr w:type="spellStart"/>
      <w:r>
        <w:t>GrandSagarana</w:t>
      </w:r>
      <w:proofErr w:type="spellEnd"/>
      <w:r>
        <w:t xml:space="preserve"> e reuniões com corretores, funcionários e o sócio proprietário da empresa. Ficou definido então que o </w:t>
      </w:r>
      <w:del w:id="272" w:author="Nortti" w:date="2016-10-15T01:52:00Z">
        <w:r w:rsidRPr="00440E85" w:rsidDel="00031FCA">
          <w:rPr>
            <w:i/>
            <w:rPrChange w:id="273" w:author="Karine Martins" w:date="2016-10-09T17:54:00Z">
              <w:rPr/>
            </w:rPrChange>
          </w:rPr>
          <w:delText>software</w:delText>
        </w:r>
        <w:r w:rsidDel="00031FCA">
          <w:delText xml:space="preserve"> </w:delText>
        </w:r>
      </w:del>
      <w:proofErr w:type="gramStart"/>
      <w:r>
        <w:t>deverá ter</w:t>
      </w:r>
      <w:proofErr w:type="gramEnd"/>
      <w:r>
        <w:t xml:space="preserve"> os requisitos funcionais e não funcionais </w:t>
      </w:r>
      <w:del w:id="274" w:author="Karine Martins" w:date="2016-10-09T17:54:00Z">
        <w:r w:rsidDel="00440E85">
          <w:delText>abaixo</w:delText>
        </w:r>
      </w:del>
      <w:ins w:id="275" w:author="Karine Martins" w:date="2016-10-09T17:54:00Z">
        <w:r w:rsidR="00440E85">
          <w:t>a seguir</w:t>
        </w:r>
      </w:ins>
      <w:r>
        <w:t>:</w:t>
      </w:r>
    </w:p>
    <w:p w14:paraId="11E46A42" w14:textId="0E002735" w:rsidR="00A30793" w:rsidRDefault="00FE1B44">
      <w:pPr>
        <w:numPr>
          <w:ilvl w:val="0"/>
          <w:numId w:val="7"/>
        </w:numPr>
        <w:spacing w:before="0" w:after="0"/>
        <w:contextualSpacing/>
        <w:jc w:val="both"/>
      </w:pPr>
      <w:r>
        <w:t>Deverá ser um sistema</w:t>
      </w:r>
      <w:del w:id="276" w:author="Nortti" w:date="2016-10-15T01:52:00Z">
        <w:r w:rsidDel="00031FCA">
          <w:delText xml:space="preserve"> </w:delText>
        </w:r>
        <w:r w:rsidRPr="00440E85" w:rsidDel="00031FCA">
          <w:rPr>
            <w:i/>
            <w:rPrChange w:id="277" w:author="Karine Martins" w:date="2016-10-09T17:54:00Z">
              <w:rPr/>
            </w:rPrChange>
          </w:rPr>
          <w:delText>web</w:delText>
        </w:r>
      </w:del>
      <w:proofErr w:type="gramStart"/>
      <w:ins w:id="278" w:author="Karine Martins" w:date="2016-10-09T17:55:00Z">
        <w:r w:rsidR="00440E85">
          <w:t>;</w:t>
        </w:r>
      </w:ins>
      <w:proofErr w:type="gramEnd"/>
      <w:del w:id="279" w:author="Karine Martins" w:date="2016-10-09T17:55:00Z">
        <w:r w:rsidDel="00440E85">
          <w:delText>.</w:delText>
        </w:r>
      </w:del>
    </w:p>
    <w:p w14:paraId="02CD2119" w14:textId="77777777" w:rsidR="00A30793" w:rsidRDefault="00FE1B44">
      <w:pPr>
        <w:numPr>
          <w:ilvl w:val="0"/>
          <w:numId w:val="7"/>
        </w:numPr>
        <w:spacing w:before="0" w:after="0"/>
        <w:contextualSpacing/>
        <w:jc w:val="both"/>
      </w:pPr>
      <w:r>
        <w:t>Deverá gerenciar mais de um loteamento</w:t>
      </w:r>
      <w:ins w:id="280" w:author="Karine Martins" w:date="2016-10-09T17:55:00Z">
        <w:r w:rsidR="00440E85">
          <w:t>;</w:t>
        </w:r>
      </w:ins>
      <w:del w:id="281" w:author="Karine Martins" w:date="2016-10-09T17:55:00Z">
        <w:r w:rsidDel="00440E85">
          <w:delText>.</w:delText>
        </w:r>
      </w:del>
    </w:p>
    <w:p w14:paraId="127B7BA0" w14:textId="77777777" w:rsidR="00A30793" w:rsidRDefault="00FE1B44">
      <w:pPr>
        <w:numPr>
          <w:ilvl w:val="0"/>
          <w:numId w:val="7"/>
        </w:numPr>
        <w:spacing w:before="0" w:after="0"/>
        <w:contextualSpacing/>
        <w:jc w:val="both"/>
      </w:pPr>
      <w:r>
        <w:t>Apresentar tela de cadastro, listagem e exclusão dos empreendimentos</w:t>
      </w:r>
      <w:ins w:id="282" w:author="Karine Martins" w:date="2016-10-09T17:55:00Z">
        <w:r w:rsidR="00654DC1">
          <w:t>;</w:t>
        </w:r>
      </w:ins>
    </w:p>
    <w:p w14:paraId="26425DCE" w14:textId="77777777" w:rsidR="00A30793" w:rsidRDefault="00FE1B44">
      <w:pPr>
        <w:numPr>
          <w:ilvl w:val="0"/>
          <w:numId w:val="7"/>
        </w:numPr>
        <w:spacing w:before="0" w:after="0"/>
        <w:contextualSpacing/>
        <w:jc w:val="both"/>
      </w:pPr>
      <w:r>
        <w:t>Cadastrar, exclui</w:t>
      </w:r>
      <w:ins w:id="283" w:author="Karine Martins" w:date="2016-10-09T17:55:00Z">
        <w:r w:rsidR="00654DC1">
          <w:t>r</w:t>
        </w:r>
      </w:ins>
      <w:r>
        <w:t xml:space="preserve">, listar quadras e lotes relacionadas aos </w:t>
      </w:r>
      <w:proofErr w:type="gramStart"/>
      <w:r>
        <w:t>empreendimentos</w:t>
      </w:r>
      <w:ins w:id="284" w:author="Karine Martins" w:date="2016-10-09T17:55:00Z">
        <w:r w:rsidR="00654DC1">
          <w:t>;</w:t>
        </w:r>
      </w:ins>
      <w:proofErr w:type="gramEnd"/>
      <w:del w:id="285" w:author="Karine Martins" w:date="2016-10-09T17:55:00Z">
        <w:r w:rsidDel="00654DC1">
          <w:delText>.</w:delText>
        </w:r>
      </w:del>
    </w:p>
    <w:p w14:paraId="5B15668D" w14:textId="77777777" w:rsidR="00A30793" w:rsidRDefault="00FE1B44">
      <w:pPr>
        <w:numPr>
          <w:ilvl w:val="0"/>
          <w:numId w:val="7"/>
        </w:numPr>
        <w:spacing w:before="0" w:after="0"/>
        <w:contextualSpacing/>
        <w:jc w:val="both"/>
      </w:pPr>
      <w:r>
        <w:t>Lotes devem ter Nome e valor</w:t>
      </w:r>
      <w:ins w:id="286" w:author="Karine Martins" w:date="2016-10-09T17:55:00Z">
        <w:r w:rsidR="00654DC1">
          <w:t>;</w:t>
        </w:r>
      </w:ins>
      <w:del w:id="287" w:author="Karine Martins" w:date="2016-10-09T17:55:00Z">
        <w:r w:rsidDel="00654DC1">
          <w:delText>.</w:delText>
        </w:r>
      </w:del>
    </w:p>
    <w:p w14:paraId="5F0C0A55" w14:textId="77777777" w:rsidR="00A30793" w:rsidRDefault="00FE1B44">
      <w:pPr>
        <w:numPr>
          <w:ilvl w:val="0"/>
          <w:numId w:val="7"/>
        </w:numPr>
        <w:spacing w:before="0" w:after="0"/>
        <w:contextualSpacing/>
        <w:jc w:val="both"/>
      </w:pPr>
      <w:r>
        <w:t>Somente administrador pode adicionar funcionários</w:t>
      </w:r>
      <w:ins w:id="288" w:author="Karine Martins" w:date="2016-10-09T17:55:00Z">
        <w:r w:rsidR="00654DC1">
          <w:t>;</w:t>
        </w:r>
      </w:ins>
    </w:p>
    <w:p w14:paraId="6BF55A49" w14:textId="77777777" w:rsidR="00A30793" w:rsidRDefault="00FE1B44">
      <w:pPr>
        <w:numPr>
          <w:ilvl w:val="0"/>
          <w:numId w:val="7"/>
        </w:numPr>
        <w:spacing w:before="0" w:after="0"/>
        <w:contextualSpacing/>
        <w:jc w:val="both"/>
      </w:pPr>
      <w:r>
        <w:t>Funcionários podem adicionar corretores</w:t>
      </w:r>
      <w:ins w:id="289" w:author="Karine Martins" w:date="2016-10-09T17:55:00Z">
        <w:r w:rsidR="00654DC1">
          <w:t>;</w:t>
        </w:r>
      </w:ins>
    </w:p>
    <w:p w14:paraId="3E958294" w14:textId="77777777" w:rsidR="00A30793" w:rsidRDefault="00FE1B44">
      <w:pPr>
        <w:numPr>
          <w:ilvl w:val="0"/>
          <w:numId w:val="7"/>
        </w:numPr>
        <w:spacing w:before="0" w:after="0"/>
        <w:contextualSpacing/>
        <w:jc w:val="both"/>
      </w:pPr>
      <w:r>
        <w:t>Corretores tem acesso somente aos relatórios de lotes vendidos e o financeiro do corretor</w:t>
      </w:r>
      <w:ins w:id="290" w:author="Karine Martins" w:date="2016-10-09T17:55:00Z">
        <w:r w:rsidR="00654DC1">
          <w:t>;</w:t>
        </w:r>
      </w:ins>
    </w:p>
    <w:p w14:paraId="08BF3C83" w14:textId="0677AC15" w:rsidR="00A30793" w:rsidRDefault="00FE1B44">
      <w:pPr>
        <w:numPr>
          <w:ilvl w:val="0"/>
          <w:numId w:val="7"/>
        </w:numPr>
        <w:spacing w:before="0" w:after="0"/>
        <w:contextualSpacing/>
        <w:jc w:val="both"/>
      </w:pPr>
      <w:r>
        <w:t xml:space="preserve">Terá uma tela de vendas dos lotes. Essa tela mapeará o </w:t>
      </w:r>
      <w:del w:id="291" w:author="Nortti" w:date="2016-10-15T01:52:00Z">
        <w:r w:rsidRPr="00654DC1" w:rsidDel="00031FCA">
          <w:rPr>
            <w:i/>
            <w:rPrChange w:id="292" w:author="Karine Martins" w:date="2016-10-09T17:55:00Z">
              <w:rPr/>
            </w:rPrChange>
          </w:rPr>
          <w:delText>status</w:delText>
        </w:r>
        <w:r w:rsidDel="00031FCA">
          <w:delText xml:space="preserve"> </w:delText>
        </w:r>
      </w:del>
      <w:r>
        <w:t xml:space="preserve">dos </w:t>
      </w:r>
      <w:proofErr w:type="gramStart"/>
      <w:r>
        <w:t>lotes</w:t>
      </w:r>
      <w:ins w:id="293" w:author="Karine Martins" w:date="2016-10-09T17:55:00Z">
        <w:r w:rsidR="00654DC1">
          <w:t>;</w:t>
        </w:r>
      </w:ins>
      <w:proofErr w:type="gramEnd"/>
      <w:del w:id="294" w:author="Karine Martins" w:date="2016-10-09T17:55:00Z">
        <w:r w:rsidDel="00654DC1">
          <w:delText>.</w:delText>
        </w:r>
      </w:del>
    </w:p>
    <w:p w14:paraId="2B8131C7" w14:textId="5F6BCD4D" w:rsidR="00A30793" w:rsidRDefault="00FE1B44">
      <w:pPr>
        <w:numPr>
          <w:ilvl w:val="0"/>
          <w:numId w:val="7"/>
        </w:numPr>
        <w:spacing w:before="0" w:after="0"/>
        <w:contextualSpacing/>
        <w:jc w:val="both"/>
      </w:pPr>
      <w:r>
        <w:t xml:space="preserve">Os </w:t>
      </w:r>
      <w:del w:id="295" w:author="Nortti" w:date="2016-10-15T01:52:00Z">
        <w:r w:rsidRPr="00654DC1" w:rsidDel="00031FCA">
          <w:rPr>
            <w:i/>
            <w:rPrChange w:id="296" w:author="Karine Martins" w:date="2016-10-09T17:55:00Z">
              <w:rPr/>
            </w:rPrChange>
          </w:rPr>
          <w:delText>status</w:delText>
        </w:r>
        <w:r w:rsidDel="00031FCA">
          <w:delText xml:space="preserve"> </w:delText>
        </w:r>
      </w:del>
      <w:r>
        <w:t xml:space="preserve">dos lotes serão: Disponível, Em negociação, Reservado, </w:t>
      </w:r>
      <w:proofErr w:type="gramStart"/>
      <w:r>
        <w:t>Vendido</w:t>
      </w:r>
      <w:ins w:id="297" w:author="Karine Martins" w:date="2016-10-09T17:55:00Z">
        <w:r w:rsidR="00654DC1">
          <w:t>;</w:t>
        </w:r>
      </w:ins>
      <w:proofErr w:type="gramEnd"/>
      <w:del w:id="298" w:author="Karine Martins" w:date="2016-10-09T17:55:00Z">
        <w:r w:rsidDel="00654DC1">
          <w:delText>.</w:delText>
        </w:r>
      </w:del>
    </w:p>
    <w:p w14:paraId="165F5E03" w14:textId="77777777" w:rsidR="00A30793" w:rsidRDefault="00FE1B44">
      <w:pPr>
        <w:numPr>
          <w:ilvl w:val="0"/>
          <w:numId w:val="7"/>
        </w:numPr>
        <w:spacing w:before="0" w:after="0"/>
        <w:contextualSpacing/>
        <w:jc w:val="both"/>
      </w:pPr>
      <w:r>
        <w:t>O acesso ao sistema é restrito a administrador, funcionários e corretores</w:t>
      </w:r>
      <w:ins w:id="299" w:author="Karine Martins" w:date="2016-10-09T17:56:00Z">
        <w:r w:rsidR="00654DC1">
          <w:t>;</w:t>
        </w:r>
      </w:ins>
      <w:del w:id="300" w:author="Karine Martins" w:date="2016-10-09T17:56:00Z">
        <w:r w:rsidDel="00654DC1">
          <w:delText>.</w:delText>
        </w:r>
      </w:del>
    </w:p>
    <w:p w14:paraId="63A64DD6" w14:textId="77777777" w:rsidR="00A30793" w:rsidRDefault="00FE1B44">
      <w:pPr>
        <w:numPr>
          <w:ilvl w:val="0"/>
          <w:numId w:val="7"/>
        </w:numPr>
        <w:spacing w:before="0" w:after="0"/>
        <w:contextualSpacing/>
        <w:jc w:val="both"/>
      </w:pPr>
      <w:r>
        <w:t>O sistema deve calcular a porcentagem correta do valor do lote que irá para o corretor</w:t>
      </w:r>
      <w:ins w:id="301" w:author="Karine Martins" w:date="2016-10-09T17:56:00Z">
        <w:r w:rsidR="00654DC1">
          <w:t>;</w:t>
        </w:r>
      </w:ins>
    </w:p>
    <w:p w14:paraId="7E050625" w14:textId="77777777" w:rsidR="00A30793" w:rsidRDefault="00FE1B44">
      <w:pPr>
        <w:numPr>
          <w:ilvl w:val="0"/>
          <w:numId w:val="7"/>
        </w:numPr>
        <w:spacing w:before="0" w:after="0"/>
        <w:contextualSpacing/>
        <w:jc w:val="both"/>
      </w:pPr>
      <w:r>
        <w:t>O sistema deve oferecer um relatório financeiro geral com todos os lotes vendidos e o valor total adquirido</w:t>
      </w:r>
      <w:ins w:id="302" w:author="Karine Martins" w:date="2016-10-09T17:56:00Z">
        <w:r w:rsidR="00654DC1">
          <w:t>;</w:t>
        </w:r>
      </w:ins>
      <w:del w:id="303" w:author="Karine Martins" w:date="2016-10-09T17:56:00Z">
        <w:r w:rsidDel="00654DC1">
          <w:delText>.</w:delText>
        </w:r>
      </w:del>
    </w:p>
    <w:p w14:paraId="21C9BFDD" w14:textId="69AC6DF2" w:rsidR="00A30793" w:rsidRDefault="00FE1B44">
      <w:pPr>
        <w:numPr>
          <w:ilvl w:val="0"/>
          <w:numId w:val="7"/>
        </w:numPr>
        <w:spacing w:before="0" w:after="0"/>
        <w:contextualSpacing/>
        <w:jc w:val="both"/>
      </w:pPr>
      <w:r>
        <w:t xml:space="preserve">O sistema deve </w:t>
      </w:r>
      <w:del w:id="304" w:author="Karine Martins" w:date="2016-10-09T17:56:00Z">
        <w:r w:rsidRPr="00654DC1" w:rsidDel="00654DC1">
          <w:delText>rankear</w:delText>
        </w:r>
      </w:del>
      <w:ins w:id="305" w:author="Karine Martins" w:date="2016-10-09T17:56:00Z">
        <w:del w:id="306" w:author="Nortti" w:date="2016-10-15T01:52:00Z">
          <w:r w:rsidR="00654DC1" w:rsidRPr="00654DC1" w:rsidDel="00031FCA">
            <w:rPr>
              <w:rPrChange w:id="307" w:author="Karine Martins" w:date="2016-10-09T17:56:00Z">
                <w:rPr>
                  <w:i/>
                </w:rPr>
              </w:rPrChange>
            </w:rPr>
            <w:delText>ranquear</w:delText>
          </w:r>
        </w:del>
      </w:ins>
      <w:r>
        <w:t xml:space="preserve"> o melhor corretor através do total do valor </w:t>
      </w:r>
      <w:proofErr w:type="gramStart"/>
      <w:r>
        <w:t>vendido</w:t>
      </w:r>
      <w:ins w:id="308" w:author="Karine Martins" w:date="2016-10-09T17:56:00Z">
        <w:r w:rsidR="00654DC1">
          <w:t>;</w:t>
        </w:r>
      </w:ins>
      <w:proofErr w:type="gramEnd"/>
      <w:del w:id="309" w:author="Karine Martins" w:date="2016-10-09T17:56:00Z">
        <w:r w:rsidDel="00654DC1">
          <w:delText>.</w:delText>
        </w:r>
      </w:del>
    </w:p>
    <w:p w14:paraId="53D25607" w14:textId="49840B25" w:rsidR="00A30793" w:rsidRDefault="00FE1B44">
      <w:pPr>
        <w:numPr>
          <w:ilvl w:val="0"/>
          <w:numId w:val="7"/>
        </w:numPr>
        <w:spacing w:before="0" w:after="0"/>
        <w:contextualSpacing/>
        <w:jc w:val="both"/>
      </w:pPr>
      <w:r>
        <w:t>O sistema deve mostrar graficamente a quantidade de lotes/</w:t>
      </w:r>
      <w:del w:id="310" w:author="Nortti" w:date="2016-10-15T01:52:00Z">
        <w:r w:rsidRPr="00654DC1" w:rsidDel="00031FCA">
          <w:rPr>
            <w:i/>
            <w:rPrChange w:id="311" w:author="Karine Martins" w:date="2016-10-09T17:56:00Z">
              <w:rPr/>
            </w:rPrChange>
          </w:rPr>
          <w:delText>status</w:delText>
        </w:r>
      </w:del>
      <w:r>
        <w:t>.</w:t>
      </w:r>
    </w:p>
    <w:p w14:paraId="473B3517" w14:textId="77777777" w:rsidR="00A30793" w:rsidRDefault="00A30793">
      <w:pPr>
        <w:spacing w:before="0" w:after="0"/>
        <w:contextualSpacing/>
        <w:jc w:val="both"/>
      </w:pPr>
    </w:p>
    <w:p w14:paraId="4570986F" w14:textId="77777777" w:rsidR="00654DC1" w:rsidRDefault="00FE1B44">
      <w:pPr>
        <w:spacing w:before="0" w:after="0"/>
        <w:ind w:left="60" w:firstLine="1072"/>
        <w:contextualSpacing/>
        <w:jc w:val="both"/>
        <w:rPr>
          <w:ins w:id="312" w:author="Karine Martins" w:date="2016-10-09T17:57:00Z"/>
        </w:rPr>
      </w:pPr>
      <w:r>
        <w:t>Devido a necessidade do cliente de estar recebendo as funcionalidades desenvolvidas prontas para uso, defini</w:t>
      </w:r>
      <w:ins w:id="313" w:author="Karine Martins" w:date="2016-10-09T17:56:00Z">
        <w:r w:rsidR="00654DC1">
          <w:t>u-se</w:t>
        </w:r>
      </w:ins>
      <w:del w:id="314" w:author="Karine Martins" w:date="2016-10-09T17:56:00Z">
        <w:r w:rsidDel="00654DC1">
          <w:delText>mos</w:delText>
        </w:r>
      </w:del>
      <w:r>
        <w:t xml:space="preserve"> a metodologia FDD para desenvolvimento do </w:t>
      </w:r>
      <w:r w:rsidRPr="00654DC1">
        <w:rPr>
          <w:i/>
          <w:rPrChange w:id="315" w:author="Karine Martins" w:date="2016-10-09T17:56:00Z">
            <w:rPr/>
          </w:rPrChange>
        </w:rPr>
        <w:t>software</w:t>
      </w:r>
      <w:r>
        <w:t xml:space="preserve">. Após o levantamento de requisitos, foi delineado o modelo abrangente utilizando a ferramenta </w:t>
      </w:r>
      <w:proofErr w:type="spellStart"/>
      <w:r>
        <w:t>Astah</w:t>
      </w:r>
      <w:proofErr w:type="spellEnd"/>
      <w:r>
        <w:t xml:space="preserve"> </w:t>
      </w:r>
      <w:proofErr w:type="spellStart"/>
      <w:r>
        <w:t>Community</w:t>
      </w:r>
      <w:proofErr w:type="spellEnd"/>
      <w:r>
        <w:t xml:space="preserve"> e os diagramas de Caso de Uso, de Classe e de Sequência com </w:t>
      </w:r>
      <w:r>
        <w:lastRenderedPageBreak/>
        <w:t xml:space="preserve">o intuito de descrever com mais detalhes e graficamente as funcionalidades e suas possíveis implementações. </w:t>
      </w:r>
    </w:p>
    <w:p w14:paraId="0B94B571" w14:textId="77777777" w:rsidR="00A30793" w:rsidRDefault="00FE1B44">
      <w:pPr>
        <w:spacing w:before="0" w:after="0"/>
        <w:ind w:left="60" w:firstLine="1072"/>
        <w:contextualSpacing/>
        <w:jc w:val="both"/>
      </w:pPr>
      <w:r>
        <w:t xml:space="preserve">Ao analisar as prioridades do sistema e os diagramas </w:t>
      </w:r>
      <w:del w:id="316" w:author="Karine Martins" w:date="2016-10-09T17:57:00Z">
        <w:r w:rsidDel="00654DC1">
          <w:delText xml:space="preserve">criamos </w:delText>
        </w:r>
      </w:del>
      <w:ins w:id="317" w:author="Karine Martins" w:date="2016-10-09T17:57:00Z">
        <w:r w:rsidR="00654DC1">
          <w:t xml:space="preserve">foi criada </w:t>
        </w:r>
      </w:ins>
      <w:r>
        <w:t xml:space="preserve">uma lista de funcionalidades por importância, levando em conta o fator de dependência entre funcionalidades e a necessidades das funcionalidades pela </w:t>
      </w:r>
      <w:commentRangeStart w:id="318"/>
      <w:proofErr w:type="spellStart"/>
      <w:r>
        <w:t>GrandSagarana</w:t>
      </w:r>
      <w:proofErr w:type="spellEnd"/>
      <w:r>
        <w:t xml:space="preserve">. </w:t>
      </w:r>
      <w:commentRangeEnd w:id="318"/>
      <w:r w:rsidR="00654DC1">
        <w:rPr>
          <w:rStyle w:val="Refdecomentrio"/>
        </w:rPr>
        <w:commentReference w:id="318"/>
      </w:r>
      <w:r>
        <w:t xml:space="preserve">A partir desse ponto, </w:t>
      </w:r>
      <w:del w:id="319" w:author="Karine Martins" w:date="2016-10-09T17:57:00Z">
        <w:r w:rsidDel="00654DC1">
          <w:delText xml:space="preserve">definimos </w:delText>
        </w:r>
      </w:del>
      <w:ins w:id="320" w:author="Karine Martins" w:date="2016-10-09T17:57:00Z">
        <w:r w:rsidR="00654DC1">
          <w:t xml:space="preserve">foi definido </w:t>
        </w:r>
      </w:ins>
      <w:r>
        <w:t>um tempo de entrega das funcionalidades de 2 semanas, e deu-se início ao planejamento da funcionalidade selecionada para desenvolvimento detalhando-a em tarefas menores para implementação. Nesse ponto se deu a programação da funcionalidade até a sua entrega e recomeço desse ciclo de desenvolvimento até o final de toda a lista de funcionalidades.</w:t>
      </w:r>
    </w:p>
    <w:p w14:paraId="63015EBB" w14:textId="77777777" w:rsidR="00A30793" w:rsidRDefault="00A30793">
      <w:pPr>
        <w:spacing w:before="0" w:after="0"/>
        <w:contextualSpacing/>
        <w:rPr>
          <w:u w:val="single"/>
        </w:rPr>
      </w:pPr>
    </w:p>
    <w:p w14:paraId="469C0BFE" w14:textId="77777777" w:rsidR="00A30793" w:rsidRDefault="00FE1B44">
      <w:pPr>
        <w:pStyle w:val="Ttulo2"/>
        <w:numPr>
          <w:ilvl w:val="1"/>
          <w:numId w:val="23"/>
        </w:numPr>
        <w:spacing w:before="240" w:after="240"/>
        <w:contextualSpacing/>
        <w:jc w:val="both"/>
      </w:pPr>
      <w:bookmarkStart w:id="321" w:name="_Toc422897580"/>
      <w:bookmarkStart w:id="322" w:name="_Toc462535568"/>
      <w:bookmarkEnd w:id="321"/>
      <w:bookmarkEnd w:id="322"/>
      <w:r>
        <w:t>Escopo do produto</w:t>
      </w:r>
    </w:p>
    <w:p w14:paraId="6B84E3DD" w14:textId="77777777" w:rsidR="00A30793" w:rsidRDefault="00A30793">
      <w:pPr>
        <w:spacing w:before="0" w:after="0"/>
        <w:contextualSpacing/>
      </w:pPr>
    </w:p>
    <w:p w14:paraId="64269842" w14:textId="14212B4C" w:rsidR="00A30793" w:rsidRDefault="00FE1B44">
      <w:pPr>
        <w:spacing w:before="0" w:after="0"/>
        <w:ind w:firstLine="1134"/>
        <w:jc w:val="both"/>
        <w:rPr>
          <w:sz w:val="23"/>
          <w:szCs w:val="23"/>
        </w:rPr>
      </w:pPr>
      <w:r>
        <w:t xml:space="preserve">O sistema utilizou de tecnologias novas e padronizadas como o </w:t>
      </w:r>
      <w:proofErr w:type="spellStart"/>
      <w:r>
        <w:t>Laravel</w:t>
      </w:r>
      <w:proofErr w:type="spellEnd"/>
      <w:r>
        <w:t xml:space="preserve"> auxiliando na </w:t>
      </w:r>
      <w:proofErr w:type="gramStart"/>
      <w:r>
        <w:t>performance</w:t>
      </w:r>
      <w:proofErr w:type="gramEnd"/>
      <w:r>
        <w:t xml:space="preserve"> do código e os </w:t>
      </w:r>
      <w:del w:id="323" w:author="Nortti" w:date="2016-10-15T01:54:00Z">
        <w:r w:rsidRPr="00654DC1" w:rsidDel="001136D4">
          <w:rPr>
            <w:i/>
            <w:rPrChange w:id="324" w:author="Karine Martins" w:date="2016-10-09T17:58:00Z">
              <w:rPr/>
            </w:rPrChange>
          </w:rPr>
          <w:delText>frameworks</w:delText>
        </w:r>
        <w:r w:rsidDel="001136D4">
          <w:delText xml:space="preserve"> </w:delText>
        </w:r>
      </w:del>
      <w:r>
        <w:t xml:space="preserve">para </w:t>
      </w:r>
      <w:del w:id="325" w:author="Nortti" w:date="2016-10-15T01:55:00Z">
        <w:r w:rsidRPr="00654DC1" w:rsidDel="00B949C8">
          <w:rPr>
            <w:i/>
            <w:rPrChange w:id="326" w:author="Karine Martins" w:date="2016-10-09T17:58:00Z">
              <w:rPr/>
            </w:rPrChange>
          </w:rPr>
          <w:delText>front-end</w:delText>
        </w:r>
        <w:r w:rsidDel="00B949C8">
          <w:delText xml:space="preserve"> </w:delText>
        </w:r>
      </w:del>
      <w:proofErr w:type="spellStart"/>
      <w:r>
        <w:t>jQuery</w:t>
      </w:r>
      <w:proofErr w:type="spellEnd"/>
      <w:r>
        <w:t xml:space="preserve"> e </w:t>
      </w:r>
      <w:commentRangeStart w:id="327"/>
      <w:proofErr w:type="spellStart"/>
      <w:r>
        <w:t>Bootstrap</w:t>
      </w:r>
      <w:proofErr w:type="spellEnd"/>
      <w:r>
        <w:t xml:space="preserve"> </w:t>
      </w:r>
      <w:commentRangeEnd w:id="327"/>
      <w:r w:rsidR="00654DC1">
        <w:rPr>
          <w:rStyle w:val="Refdecomentrio"/>
        </w:rPr>
        <w:commentReference w:id="327"/>
      </w:r>
      <w:r>
        <w:t xml:space="preserve">para que o sistema </w:t>
      </w:r>
      <w:del w:id="328" w:author="Karine Martins" w:date="2016-10-09T17:58:00Z">
        <w:r w:rsidDel="00654DC1">
          <w:delText xml:space="preserve">fique </w:delText>
        </w:r>
      </w:del>
      <w:ins w:id="329" w:author="Karine Martins" w:date="2016-10-09T17:58:00Z">
        <w:r w:rsidR="00654DC1">
          <w:t>tenha</w:t>
        </w:r>
      </w:ins>
      <w:del w:id="330" w:author="Karine Martins" w:date="2016-10-09T17:58:00Z">
        <w:r w:rsidDel="00654DC1">
          <w:delText>com</w:delText>
        </w:r>
      </w:del>
      <w:r>
        <w:t xml:space="preserve"> alta usabilidade.</w:t>
      </w:r>
      <w:r>
        <w:rPr>
          <w:sz w:val="23"/>
          <w:szCs w:val="23"/>
        </w:rPr>
        <w:t xml:space="preserve"> </w:t>
      </w:r>
    </w:p>
    <w:p w14:paraId="37AC094C" w14:textId="6ACE927C" w:rsidR="00A30793" w:rsidRPr="00654DC1" w:rsidRDefault="00FE1B44">
      <w:pPr>
        <w:spacing w:before="0" w:after="0"/>
        <w:ind w:firstLine="1134"/>
        <w:jc w:val="both"/>
        <w:rPr>
          <w:rPrChange w:id="331" w:author="Karine Martins" w:date="2016-10-09T17:58:00Z">
            <w:rPr>
              <w:sz w:val="23"/>
              <w:szCs w:val="23"/>
            </w:rPr>
          </w:rPrChange>
        </w:rPr>
      </w:pPr>
      <w:del w:id="332" w:author="Nortti" w:date="2016-10-15T01:55:00Z">
        <w:r w:rsidRPr="00654DC1" w:rsidDel="00C13627">
          <w:rPr>
            <w:rPrChange w:id="333" w:author="Karine Martins" w:date="2016-10-09T17:58:00Z">
              <w:rPr>
                <w:sz w:val="23"/>
                <w:szCs w:val="23"/>
              </w:rPr>
            </w:rPrChange>
          </w:rPr>
          <w:delText xml:space="preserve">Para gerenciamento do desenvolvimento do sistema foi utilizado a metodologia ágil </w:delText>
        </w:r>
      </w:del>
      <w:del w:id="334" w:author="Nortti" w:date="2016-10-15T01:56:00Z">
        <w:r w:rsidRPr="00654DC1" w:rsidDel="00C13627">
          <w:rPr>
            <w:i/>
            <w:rPrChange w:id="335" w:author="Karine Martins" w:date="2016-10-09T17:59:00Z">
              <w:rPr>
                <w:sz w:val="23"/>
                <w:szCs w:val="23"/>
              </w:rPr>
            </w:rPrChange>
          </w:rPr>
          <w:delText>Feature Driven Development</w:delText>
        </w:r>
        <w:r w:rsidRPr="00654DC1" w:rsidDel="00C13627">
          <w:rPr>
            <w:rPrChange w:id="336" w:author="Karine Martins" w:date="2016-10-09T17:58:00Z">
              <w:rPr>
                <w:sz w:val="23"/>
                <w:szCs w:val="23"/>
              </w:rPr>
            </w:rPrChange>
          </w:rPr>
          <w:delText>. O FDD, é constituído de duas fases e cinco processos listados, em ordem descrita, abaixo</w:delText>
        </w:r>
      </w:del>
      <w:proofErr w:type="gramStart"/>
      <w:ins w:id="337" w:author="Karine Martins" w:date="2016-10-09T17:59:00Z">
        <w:r w:rsidR="00654DC1">
          <w:t>sendo</w:t>
        </w:r>
      </w:ins>
      <w:proofErr w:type="gramEnd"/>
      <w:r w:rsidRPr="00654DC1">
        <w:rPr>
          <w:rPrChange w:id="338" w:author="Karine Martins" w:date="2016-10-09T17:58:00Z">
            <w:rPr>
              <w:sz w:val="23"/>
              <w:szCs w:val="23"/>
            </w:rPr>
          </w:rPrChange>
        </w:rPr>
        <w:t>:</w:t>
      </w:r>
    </w:p>
    <w:p w14:paraId="5DED82F9" w14:textId="77777777" w:rsidR="00A30793" w:rsidRPr="00654DC1" w:rsidRDefault="00FE1B44">
      <w:pPr>
        <w:spacing w:before="0" w:after="0"/>
        <w:ind w:firstLine="1134"/>
        <w:jc w:val="both"/>
        <w:rPr>
          <w:rPrChange w:id="339" w:author="Karine Martins" w:date="2016-10-09T17:59:00Z">
            <w:rPr>
              <w:sz w:val="23"/>
              <w:szCs w:val="23"/>
            </w:rPr>
          </w:rPrChange>
        </w:rPr>
      </w:pPr>
      <w:r w:rsidRPr="00654DC1">
        <w:rPr>
          <w:b/>
          <w:rPrChange w:id="340" w:author="Karine Martins" w:date="2016-10-09T17:59:00Z">
            <w:rPr>
              <w:sz w:val="23"/>
              <w:szCs w:val="23"/>
            </w:rPr>
          </w:rPrChange>
        </w:rPr>
        <w:t>Fases</w:t>
      </w:r>
      <w:r w:rsidRPr="00654DC1">
        <w:rPr>
          <w:rPrChange w:id="341" w:author="Karine Martins" w:date="2016-10-09T17:59:00Z">
            <w:rPr>
              <w:sz w:val="23"/>
              <w:szCs w:val="23"/>
            </w:rPr>
          </w:rPrChange>
        </w:rPr>
        <w:t>:</w:t>
      </w:r>
    </w:p>
    <w:p w14:paraId="7BC6668A" w14:textId="77777777" w:rsidR="00A30793" w:rsidRPr="00654DC1" w:rsidRDefault="00FE1B44">
      <w:pPr>
        <w:pStyle w:val="PargrafodaLista"/>
        <w:numPr>
          <w:ilvl w:val="0"/>
          <w:numId w:val="8"/>
        </w:numPr>
        <w:spacing w:before="0" w:after="0"/>
        <w:jc w:val="both"/>
        <w:rPr>
          <w:rPrChange w:id="342" w:author="Karine Martins" w:date="2016-10-09T17:59:00Z">
            <w:rPr>
              <w:sz w:val="23"/>
              <w:szCs w:val="23"/>
            </w:rPr>
          </w:rPrChange>
        </w:rPr>
      </w:pPr>
      <w:r w:rsidRPr="00654DC1">
        <w:rPr>
          <w:rPrChange w:id="343" w:author="Karine Martins" w:date="2016-10-09T17:59:00Z">
            <w:rPr>
              <w:sz w:val="23"/>
              <w:szCs w:val="23"/>
            </w:rPr>
          </w:rPrChange>
        </w:rPr>
        <w:t>Concepção e Planejamento (Prazo do projeto: 1 semana)</w:t>
      </w:r>
    </w:p>
    <w:p w14:paraId="0558C568" w14:textId="77777777" w:rsidR="00A30793" w:rsidRPr="00654DC1" w:rsidRDefault="00FE1B44">
      <w:pPr>
        <w:pStyle w:val="PargrafodaLista"/>
        <w:numPr>
          <w:ilvl w:val="0"/>
          <w:numId w:val="8"/>
        </w:numPr>
        <w:spacing w:before="0" w:after="0"/>
        <w:jc w:val="both"/>
        <w:rPr>
          <w:rPrChange w:id="344" w:author="Karine Martins" w:date="2016-10-09T17:59:00Z">
            <w:rPr>
              <w:sz w:val="23"/>
              <w:szCs w:val="23"/>
            </w:rPr>
          </w:rPrChange>
        </w:rPr>
      </w:pPr>
      <w:r w:rsidRPr="00654DC1">
        <w:rPr>
          <w:rPrChange w:id="345" w:author="Karine Martins" w:date="2016-10-09T17:59:00Z">
            <w:rPr>
              <w:sz w:val="23"/>
              <w:szCs w:val="23"/>
            </w:rPr>
          </w:rPrChange>
        </w:rPr>
        <w:t>Construção (Iterações de 2 semanas)</w:t>
      </w:r>
    </w:p>
    <w:p w14:paraId="3999D144" w14:textId="77777777" w:rsidR="00A30793" w:rsidRPr="00654DC1" w:rsidRDefault="00FE1B44">
      <w:pPr>
        <w:spacing w:before="0" w:after="0"/>
        <w:ind w:left="1134"/>
        <w:jc w:val="both"/>
        <w:rPr>
          <w:rPrChange w:id="346" w:author="Karine Martins" w:date="2016-10-09T17:59:00Z">
            <w:rPr>
              <w:sz w:val="23"/>
              <w:szCs w:val="23"/>
            </w:rPr>
          </w:rPrChange>
        </w:rPr>
      </w:pPr>
      <w:r w:rsidRPr="00654DC1">
        <w:rPr>
          <w:b/>
          <w:rPrChange w:id="347" w:author="Karine Martins" w:date="2016-10-09T17:59:00Z">
            <w:rPr>
              <w:sz w:val="23"/>
              <w:szCs w:val="23"/>
            </w:rPr>
          </w:rPrChange>
        </w:rPr>
        <w:t>Processos</w:t>
      </w:r>
      <w:r w:rsidRPr="00654DC1">
        <w:rPr>
          <w:rPrChange w:id="348" w:author="Karine Martins" w:date="2016-10-09T17:59:00Z">
            <w:rPr>
              <w:sz w:val="23"/>
              <w:szCs w:val="23"/>
            </w:rPr>
          </w:rPrChange>
        </w:rPr>
        <w:t>:</w:t>
      </w:r>
    </w:p>
    <w:p w14:paraId="5CFDF72B" w14:textId="77777777" w:rsidR="00A30793" w:rsidRPr="00654DC1" w:rsidRDefault="00FE1B44">
      <w:pPr>
        <w:pStyle w:val="PargrafodaLista"/>
        <w:numPr>
          <w:ilvl w:val="0"/>
          <w:numId w:val="9"/>
        </w:numPr>
        <w:spacing w:before="0" w:after="0"/>
        <w:jc w:val="both"/>
        <w:rPr>
          <w:rPrChange w:id="349" w:author="Karine Martins" w:date="2016-10-09T17:59:00Z">
            <w:rPr>
              <w:sz w:val="23"/>
              <w:szCs w:val="23"/>
            </w:rPr>
          </w:rPrChange>
        </w:rPr>
      </w:pPr>
      <w:r w:rsidRPr="00654DC1">
        <w:rPr>
          <w:rPrChange w:id="350" w:author="Karine Martins" w:date="2016-10-09T17:59:00Z">
            <w:rPr>
              <w:sz w:val="23"/>
              <w:szCs w:val="23"/>
            </w:rPr>
          </w:rPrChange>
        </w:rPr>
        <w:t>DMA (Desenvolver Modelo Abrangente)</w:t>
      </w:r>
    </w:p>
    <w:p w14:paraId="160001D1" w14:textId="77777777" w:rsidR="00A30793" w:rsidRPr="00654DC1" w:rsidRDefault="00FE1B44">
      <w:pPr>
        <w:pStyle w:val="PargrafodaLista"/>
        <w:numPr>
          <w:ilvl w:val="0"/>
          <w:numId w:val="9"/>
        </w:numPr>
        <w:spacing w:before="0" w:after="0"/>
        <w:jc w:val="both"/>
        <w:rPr>
          <w:rPrChange w:id="351" w:author="Karine Martins" w:date="2016-10-09T17:59:00Z">
            <w:rPr>
              <w:sz w:val="23"/>
              <w:szCs w:val="23"/>
            </w:rPr>
          </w:rPrChange>
        </w:rPr>
      </w:pPr>
      <w:r w:rsidRPr="00654DC1">
        <w:rPr>
          <w:rPrChange w:id="352" w:author="Karine Martins" w:date="2016-10-09T17:59:00Z">
            <w:rPr>
              <w:sz w:val="23"/>
              <w:szCs w:val="23"/>
            </w:rPr>
          </w:rPrChange>
        </w:rPr>
        <w:t>CLF (Construir a lista de funcionalidades)</w:t>
      </w:r>
    </w:p>
    <w:p w14:paraId="1952768F" w14:textId="77777777" w:rsidR="00A30793" w:rsidRPr="00654DC1" w:rsidRDefault="00FE1B44">
      <w:pPr>
        <w:pStyle w:val="PargrafodaLista"/>
        <w:numPr>
          <w:ilvl w:val="0"/>
          <w:numId w:val="9"/>
        </w:numPr>
        <w:spacing w:before="0" w:after="0"/>
        <w:jc w:val="both"/>
        <w:rPr>
          <w:rPrChange w:id="353" w:author="Karine Martins" w:date="2016-10-09T17:59:00Z">
            <w:rPr>
              <w:sz w:val="23"/>
              <w:szCs w:val="23"/>
            </w:rPr>
          </w:rPrChange>
        </w:rPr>
      </w:pPr>
      <w:r w:rsidRPr="00654DC1">
        <w:rPr>
          <w:rPrChange w:id="354" w:author="Karine Martins" w:date="2016-10-09T17:59:00Z">
            <w:rPr>
              <w:sz w:val="23"/>
              <w:szCs w:val="23"/>
            </w:rPr>
          </w:rPrChange>
        </w:rPr>
        <w:t>PPF (Planejar por funcionalidade)</w:t>
      </w:r>
    </w:p>
    <w:p w14:paraId="0B9B184E" w14:textId="77777777" w:rsidR="00A30793" w:rsidRPr="00654DC1" w:rsidRDefault="00FE1B44">
      <w:pPr>
        <w:pStyle w:val="PargrafodaLista"/>
        <w:numPr>
          <w:ilvl w:val="0"/>
          <w:numId w:val="9"/>
        </w:numPr>
        <w:spacing w:before="0" w:after="0"/>
        <w:jc w:val="both"/>
        <w:rPr>
          <w:rPrChange w:id="355" w:author="Karine Martins" w:date="2016-10-09T17:59:00Z">
            <w:rPr>
              <w:sz w:val="23"/>
              <w:szCs w:val="23"/>
            </w:rPr>
          </w:rPrChange>
        </w:rPr>
      </w:pPr>
      <w:r w:rsidRPr="00654DC1">
        <w:rPr>
          <w:rPrChange w:id="356" w:author="Karine Martins" w:date="2016-10-09T17:59:00Z">
            <w:rPr>
              <w:sz w:val="23"/>
              <w:szCs w:val="23"/>
            </w:rPr>
          </w:rPrChange>
        </w:rPr>
        <w:t>DPF (Detalhar por funcionalidade)</w:t>
      </w:r>
    </w:p>
    <w:p w14:paraId="58001F55" w14:textId="77777777" w:rsidR="00A30793" w:rsidRPr="00654DC1" w:rsidRDefault="00FE1B44">
      <w:pPr>
        <w:pStyle w:val="PargrafodaLista"/>
        <w:numPr>
          <w:ilvl w:val="0"/>
          <w:numId w:val="9"/>
        </w:numPr>
        <w:spacing w:before="0" w:after="0"/>
        <w:jc w:val="both"/>
        <w:rPr>
          <w:rPrChange w:id="357" w:author="Karine Martins" w:date="2016-10-09T17:59:00Z">
            <w:rPr>
              <w:sz w:val="23"/>
              <w:szCs w:val="23"/>
            </w:rPr>
          </w:rPrChange>
        </w:rPr>
      </w:pPr>
      <w:r w:rsidRPr="00654DC1">
        <w:rPr>
          <w:rPrChange w:id="358" w:author="Karine Martins" w:date="2016-10-09T17:59:00Z">
            <w:rPr>
              <w:sz w:val="23"/>
              <w:szCs w:val="23"/>
            </w:rPr>
          </w:rPrChange>
        </w:rPr>
        <w:t>CPF (Construir por funcionalidade)</w:t>
      </w:r>
    </w:p>
    <w:p w14:paraId="17BEE629" w14:textId="77777777" w:rsidR="00A30793" w:rsidRPr="00654DC1" w:rsidRDefault="00A30793">
      <w:pPr>
        <w:spacing w:before="0" w:after="0"/>
        <w:ind w:left="1134"/>
        <w:jc w:val="both"/>
        <w:rPr>
          <w:rPrChange w:id="359" w:author="Karine Martins" w:date="2016-10-09T17:59:00Z">
            <w:rPr>
              <w:sz w:val="23"/>
              <w:szCs w:val="23"/>
            </w:rPr>
          </w:rPrChange>
        </w:rPr>
      </w:pPr>
    </w:p>
    <w:p w14:paraId="1190640D" w14:textId="77777777" w:rsidR="00A30793" w:rsidRDefault="00FE1B44">
      <w:pPr>
        <w:spacing w:before="0" w:after="0"/>
        <w:ind w:firstLine="1134"/>
        <w:jc w:val="both"/>
      </w:pPr>
      <w:r>
        <w:rPr>
          <w:sz w:val="23"/>
          <w:szCs w:val="23"/>
        </w:rPr>
        <w:t>A seguir são apresentadas as características do sistema.</w:t>
      </w:r>
    </w:p>
    <w:p w14:paraId="6B5B0031" w14:textId="77777777" w:rsidR="00A30793" w:rsidRDefault="00FE1B44">
      <w:pPr>
        <w:rPr>
          <w:sz w:val="23"/>
          <w:szCs w:val="23"/>
        </w:rPr>
      </w:pPr>
      <w:r>
        <w:br w:type="page"/>
      </w:r>
    </w:p>
    <w:p w14:paraId="1D233DDB" w14:textId="77777777" w:rsidR="00A30793" w:rsidRDefault="00FE1B44">
      <w:pPr>
        <w:pStyle w:val="Ttulo3"/>
        <w:numPr>
          <w:ilvl w:val="2"/>
          <w:numId w:val="23"/>
        </w:numPr>
        <w:spacing w:before="0" w:after="240"/>
        <w:contextualSpacing/>
      </w:pPr>
      <w:bookmarkStart w:id="360" w:name="_Toc422897581"/>
      <w:bookmarkStart w:id="361" w:name="_Toc462535569"/>
      <w:bookmarkEnd w:id="360"/>
      <w:bookmarkEnd w:id="361"/>
      <w:r>
        <w:lastRenderedPageBreak/>
        <w:t>Nome do produto e seus principais componentes</w:t>
      </w:r>
    </w:p>
    <w:p w14:paraId="6C08BD51" w14:textId="77777777" w:rsidR="00A30793" w:rsidRDefault="00A30793">
      <w:pPr>
        <w:spacing w:before="0" w:after="0"/>
        <w:contextualSpacing/>
      </w:pPr>
    </w:p>
    <w:p w14:paraId="2653C690" w14:textId="77777777" w:rsidR="00A30793" w:rsidRDefault="00FE1B44">
      <w:pPr>
        <w:spacing w:before="0" w:after="0"/>
        <w:contextualSpacing/>
        <w:jc w:val="both"/>
        <w:rPr>
          <w:u w:val="single"/>
        </w:rPr>
      </w:pPr>
      <w:r>
        <w:rPr>
          <w:u w:val="single"/>
        </w:rPr>
        <w:t>Nome</w:t>
      </w:r>
    </w:p>
    <w:p w14:paraId="76F538C8" w14:textId="77777777" w:rsidR="00A30793" w:rsidRDefault="00962ACD">
      <w:pPr>
        <w:spacing w:before="120" w:after="120"/>
        <w:ind w:firstLine="1134"/>
        <w:jc w:val="both"/>
        <w:rPr>
          <w:ins w:id="362" w:author="Karine Martins" w:date="2016-10-09T18:00:00Z"/>
        </w:rPr>
      </w:pPr>
      <w:hyperlink r:id="rId8">
        <w:r w:rsidR="00FE1B44">
          <w:rPr>
            <w:rStyle w:val="InternetLink"/>
            <w:vanish/>
            <w:webHidden/>
          </w:rPr>
          <w:t>https://pacific-thicket-57678.herokuapp.com/</w:t>
        </w:r>
      </w:hyperlink>
      <w:r w:rsidR="00FE1B44">
        <w:t>– Sistema de gestão de plantão de vendas de loteamento.</w:t>
      </w:r>
    </w:p>
    <w:p w14:paraId="389052E2" w14:textId="77777777" w:rsidR="00654DC1" w:rsidRDefault="00654DC1">
      <w:pPr>
        <w:spacing w:before="120" w:after="120"/>
        <w:ind w:firstLine="1134"/>
        <w:jc w:val="both"/>
      </w:pPr>
    </w:p>
    <w:p w14:paraId="13C87641" w14:textId="77777777" w:rsidR="00A30793" w:rsidRDefault="00FE1B44">
      <w:pPr>
        <w:spacing w:before="120" w:after="120"/>
        <w:jc w:val="both"/>
        <w:rPr>
          <w:u w:val="single"/>
        </w:rPr>
      </w:pPr>
      <w:r>
        <w:rPr>
          <w:u w:val="single"/>
        </w:rPr>
        <w:t>Principais Componentes</w:t>
      </w:r>
    </w:p>
    <w:p w14:paraId="0C6D6067" w14:textId="77777777" w:rsidR="00A30793" w:rsidRDefault="00FE1B44">
      <w:pPr>
        <w:spacing w:before="120" w:after="120"/>
        <w:ind w:firstLine="1134"/>
        <w:jc w:val="both"/>
      </w:pPr>
      <w:r>
        <w:t>Cadastro</w:t>
      </w:r>
    </w:p>
    <w:p w14:paraId="5B17F927" w14:textId="77777777" w:rsidR="00A30793" w:rsidRDefault="00FE1B44">
      <w:pPr>
        <w:spacing w:before="120" w:after="120"/>
        <w:ind w:firstLine="1134"/>
        <w:jc w:val="both"/>
      </w:pPr>
      <w:r>
        <w:t>Vendas</w:t>
      </w:r>
    </w:p>
    <w:p w14:paraId="41BE2DAD" w14:textId="77777777" w:rsidR="00A30793" w:rsidRDefault="00FE1B44">
      <w:pPr>
        <w:spacing w:before="120" w:after="120"/>
        <w:ind w:firstLine="1134"/>
        <w:jc w:val="both"/>
        <w:rPr>
          <w:ins w:id="363" w:author="Karine Martins" w:date="2016-10-09T18:00:00Z"/>
        </w:rPr>
      </w:pPr>
      <w:r>
        <w:t>Relatórios</w:t>
      </w:r>
    </w:p>
    <w:p w14:paraId="37EB1DE4" w14:textId="77777777" w:rsidR="00654DC1" w:rsidRDefault="00654DC1">
      <w:pPr>
        <w:spacing w:before="120" w:after="120"/>
        <w:ind w:firstLine="1134"/>
        <w:jc w:val="both"/>
      </w:pPr>
    </w:p>
    <w:p w14:paraId="51E677B6" w14:textId="77777777" w:rsidR="00A30793" w:rsidRDefault="00FE1B44">
      <w:pPr>
        <w:pStyle w:val="Ttulo4"/>
        <w:numPr>
          <w:ilvl w:val="3"/>
          <w:numId w:val="23"/>
        </w:numPr>
        <w:spacing w:before="0" w:after="240"/>
        <w:contextualSpacing/>
      </w:pPr>
      <w:bookmarkStart w:id="364" w:name="_Toc422897582"/>
      <w:bookmarkEnd w:id="364"/>
      <w:r>
        <w:t>Missão do produto</w:t>
      </w:r>
    </w:p>
    <w:p w14:paraId="118B70B0" w14:textId="77777777" w:rsidR="00A30793" w:rsidRDefault="00A30793">
      <w:pPr>
        <w:spacing w:before="0" w:after="0"/>
        <w:ind w:firstLine="1134"/>
        <w:contextualSpacing/>
        <w:jc w:val="both"/>
      </w:pPr>
    </w:p>
    <w:p w14:paraId="2D6ED52C" w14:textId="044EE338" w:rsidR="00A30793" w:rsidRDefault="00FE1B44">
      <w:pPr>
        <w:spacing w:before="0" w:after="0"/>
        <w:ind w:firstLine="1134"/>
        <w:contextualSpacing/>
        <w:jc w:val="both"/>
      </w:pPr>
      <w:r>
        <w:t xml:space="preserve">Efetuar a gestão do processo de plantão de vendas utilizando um sistema </w:t>
      </w:r>
      <w:del w:id="365" w:author="Nortti" w:date="2016-10-15T01:57:00Z">
        <w:r w:rsidRPr="00654DC1" w:rsidDel="00C13627">
          <w:rPr>
            <w:i/>
            <w:rPrChange w:id="366" w:author="Karine Martins" w:date="2016-10-09T18:01:00Z">
              <w:rPr/>
            </w:rPrChange>
          </w:rPr>
          <w:delText>web</w:delText>
        </w:r>
        <w:r w:rsidDel="00C13627">
          <w:delText xml:space="preserve"> </w:delText>
        </w:r>
      </w:del>
      <w:r>
        <w:t xml:space="preserve">que seja transparente com os valores de porcentagem para os corretores, que organize o </w:t>
      </w:r>
      <w:del w:id="367" w:author="Nortti" w:date="2016-10-15T01:57:00Z">
        <w:r w:rsidRPr="00654DC1" w:rsidDel="00C13627">
          <w:rPr>
            <w:i/>
            <w:rPrChange w:id="368" w:author="Karine Martins" w:date="2016-10-09T18:01:00Z">
              <w:rPr/>
            </w:rPrChange>
          </w:rPr>
          <w:delText>status</w:delText>
        </w:r>
        <w:r w:rsidDel="00C13627">
          <w:delText xml:space="preserve"> </w:delText>
        </w:r>
      </w:del>
      <w:r>
        <w:t xml:space="preserve">das vendas para corretores e funcionários e que seja acessado em qualquer lugar do mundo pelo Sócio Proprietário da </w:t>
      </w:r>
      <w:proofErr w:type="spellStart"/>
      <w:proofErr w:type="gramStart"/>
      <w:r>
        <w:t>GrandMinas</w:t>
      </w:r>
      <w:proofErr w:type="spellEnd"/>
      <w:proofErr w:type="gramEnd"/>
      <w:r>
        <w:t>.</w:t>
      </w:r>
    </w:p>
    <w:p w14:paraId="0FF4CC88" w14:textId="77777777" w:rsidR="00A30793" w:rsidRDefault="00A30793">
      <w:pPr>
        <w:spacing w:before="0" w:after="0"/>
        <w:ind w:firstLine="1134"/>
        <w:contextualSpacing/>
        <w:jc w:val="both"/>
      </w:pPr>
    </w:p>
    <w:p w14:paraId="3D574530" w14:textId="77777777" w:rsidR="00A30793" w:rsidRDefault="00FE1B44">
      <w:pPr>
        <w:pStyle w:val="Ttulo4"/>
        <w:numPr>
          <w:ilvl w:val="3"/>
          <w:numId w:val="23"/>
        </w:numPr>
        <w:spacing w:before="0" w:after="240"/>
        <w:contextualSpacing/>
      </w:pPr>
      <w:bookmarkStart w:id="369" w:name="_Toc422897583"/>
      <w:bookmarkEnd w:id="369"/>
      <w:r>
        <w:t>Limites do produto</w:t>
      </w:r>
    </w:p>
    <w:p w14:paraId="58061CBA" w14:textId="77777777" w:rsidR="00A30793" w:rsidRDefault="00A30793">
      <w:pPr>
        <w:spacing w:before="0" w:after="0"/>
        <w:contextualSpacing/>
      </w:pPr>
    </w:p>
    <w:p w14:paraId="7D88E0AF" w14:textId="77777777" w:rsidR="00A30793" w:rsidRDefault="00FE1B44">
      <w:pPr>
        <w:pStyle w:val="EstiloPrimeiralinha02cm"/>
        <w:contextualSpacing/>
        <w:rPr>
          <w:rFonts w:ascii="Times New Roman" w:hAnsi="Times New Roman" w:cs="Times New Roman"/>
        </w:rPr>
        <w:pPrChange w:id="370" w:author="Karine Martins" w:date="2016-10-09T18:01:00Z">
          <w:pPr>
            <w:pStyle w:val="EstiloPrimeiralinha02cm"/>
            <w:spacing w:before="240" w:after="240"/>
            <w:contextualSpacing/>
          </w:pPr>
        </w:pPrChange>
      </w:pPr>
      <w:r>
        <w:rPr>
          <w:rFonts w:ascii="Times New Roman" w:hAnsi="Times New Roman" w:cs="Times New Roman"/>
        </w:rPr>
        <w:t xml:space="preserve">1 – O sistema possuirá um usuário </w:t>
      </w:r>
      <w:r>
        <w:rPr>
          <w:rFonts w:ascii="Times New Roman" w:hAnsi="Times New Roman" w:cs="Times New Roman"/>
          <w:i/>
        </w:rPr>
        <w:t>administrador</w:t>
      </w:r>
      <w:r>
        <w:rPr>
          <w:rFonts w:ascii="Times New Roman" w:hAnsi="Times New Roman" w:cs="Times New Roman"/>
        </w:rPr>
        <w:t xml:space="preserve"> cadastrado que terá acesso a todas as funcionalidades do sistema. É através desse usuário que os outros usuários poderão ter sua permissão de acesso ao sistema, alteradas.</w:t>
      </w:r>
    </w:p>
    <w:p w14:paraId="0720A6F8" w14:textId="77777777" w:rsidR="00A30793" w:rsidRDefault="00FE1B44">
      <w:pPr>
        <w:pStyle w:val="EstiloPrimeiralinha02cm"/>
        <w:contextualSpacing/>
        <w:rPr>
          <w:rFonts w:ascii="Times New Roman" w:hAnsi="Times New Roman" w:cs="Times New Roman"/>
        </w:rPr>
        <w:pPrChange w:id="371" w:author="Karine Martins" w:date="2016-10-09T18:01:00Z">
          <w:pPr>
            <w:pStyle w:val="EstiloPrimeiralinha02cm"/>
            <w:spacing w:before="240" w:after="240"/>
            <w:contextualSpacing/>
          </w:pPr>
        </w:pPrChange>
      </w:pPr>
      <w:r>
        <w:rPr>
          <w:rFonts w:ascii="Times New Roman" w:hAnsi="Times New Roman" w:cs="Times New Roman"/>
        </w:rPr>
        <w:t>2 – O usuário corretor terá acesso somente ao relatório de corretor/venda.</w:t>
      </w:r>
    </w:p>
    <w:p w14:paraId="0AB22248" w14:textId="77777777" w:rsidR="00A30793" w:rsidRDefault="00FE1B44">
      <w:pPr>
        <w:spacing w:before="0" w:after="0"/>
        <w:ind w:firstLine="1134"/>
        <w:contextualSpacing/>
        <w:jc w:val="both"/>
        <w:rPr>
          <w:rFonts w:cs="Times New Roman"/>
        </w:rPr>
      </w:pPr>
      <w:r>
        <w:rPr>
          <w:rFonts w:cs="Times New Roman"/>
        </w:rPr>
        <w:t>3 – O sistema não permitirá que funcionários tenham acesso ao relatório geral de vendas do sistema</w:t>
      </w:r>
    </w:p>
    <w:p w14:paraId="6ED9E1BF" w14:textId="77777777" w:rsidR="00A30793" w:rsidRDefault="00FE1B44">
      <w:r>
        <w:br w:type="page"/>
      </w:r>
    </w:p>
    <w:p w14:paraId="37B64211" w14:textId="77777777" w:rsidR="00A30793" w:rsidRDefault="00FE1B44">
      <w:pPr>
        <w:pStyle w:val="Ttulo4"/>
        <w:numPr>
          <w:ilvl w:val="3"/>
          <w:numId w:val="23"/>
        </w:numPr>
        <w:spacing w:before="0" w:after="240"/>
        <w:contextualSpacing/>
      </w:pPr>
      <w:bookmarkStart w:id="372" w:name="_Toc422897584"/>
      <w:bookmarkEnd w:id="372"/>
      <w:r>
        <w:lastRenderedPageBreak/>
        <w:t>Benefícios do produto</w:t>
      </w:r>
    </w:p>
    <w:p w14:paraId="66114C62" w14:textId="77777777" w:rsidR="00A30793" w:rsidRDefault="00A30793">
      <w:pPr>
        <w:spacing w:before="0" w:after="0"/>
        <w:contextualSpacing/>
        <w:jc w:val="both"/>
      </w:pPr>
    </w:p>
    <w:p w14:paraId="40AC2D02" w14:textId="77777777" w:rsidR="00A30793" w:rsidRDefault="00FE1B44">
      <w:pPr>
        <w:spacing w:before="120" w:after="120"/>
        <w:ind w:firstLine="1134"/>
        <w:jc w:val="both"/>
      </w:pPr>
      <w:r>
        <w:t>Os benefícios do produto são apresentados no Quadro 1.</w:t>
      </w:r>
    </w:p>
    <w:p w14:paraId="284784AA" w14:textId="77777777" w:rsidR="00A30793" w:rsidRDefault="00A30793">
      <w:pPr>
        <w:spacing w:before="0" w:after="0"/>
        <w:contextualSpacing/>
        <w:jc w:val="both"/>
      </w:pPr>
    </w:p>
    <w:p w14:paraId="5AB9268D" w14:textId="77777777" w:rsidR="00A30793" w:rsidRDefault="00FE1B44">
      <w:pPr>
        <w:pStyle w:val="Legenda"/>
        <w:keepNext/>
        <w:jc w:val="center"/>
      </w:pPr>
      <w:bookmarkStart w:id="373" w:name="_Toc422897441"/>
      <w:bookmarkStart w:id="374" w:name="_Ref420962652"/>
      <w:r>
        <w:rPr>
          <w:color w:val="00000A"/>
          <w:sz w:val="24"/>
          <w:szCs w:val="24"/>
        </w:rPr>
        <w:t xml:space="preserve">Quadro </w:t>
      </w:r>
      <w:r>
        <w:rPr>
          <w:color w:val="00000A"/>
          <w:sz w:val="24"/>
          <w:szCs w:val="24"/>
        </w:rPr>
        <w:fldChar w:fldCharType="begin"/>
      </w:r>
      <w:r>
        <w:instrText>SEQ """""""Quadro""""""" \* ARABIC</w:instrText>
      </w:r>
      <w:r>
        <w:fldChar w:fldCharType="separate"/>
      </w:r>
      <w:r>
        <w:t>1</w:t>
      </w:r>
      <w:r>
        <w:fldChar w:fldCharType="end"/>
      </w:r>
      <w:r>
        <w:rPr>
          <w:color w:val="00000A"/>
          <w:sz w:val="24"/>
          <w:szCs w:val="24"/>
        </w:rPr>
        <w:t xml:space="preserve"> </w:t>
      </w:r>
      <w:bookmarkStart w:id="375" w:name="_Ref420962646"/>
      <w:bookmarkEnd w:id="373"/>
      <w:bookmarkEnd w:id="374"/>
      <w:bookmarkEnd w:id="375"/>
      <w:r>
        <w:rPr>
          <w:color w:val="00000A"/>
          <w:sz w:val="24"/>
          <w:szCs w:val="24"/>
        </w:rPr>
        <w:t>– BENEFÍCIOS DO PRODUTO</w:t>
      </w:r>
    </w:p>
    <w:tbl>
      <w:tblPr>
        <w:tblW w:w="9210" w:type="dxa"/>
        <w:jc w:val="center"/>
        <w:tblBorders>
          <w:top w:val="single" w:sz="18" w:space="0" w:color="00000A"/>
          <w:bottom w:val="single" w:sz="12" w:space="0" w:color="00000A"/>
          <w:right w:val="single" w:sz="12" w:space="0" w:color="00000A"/>
          <w:insideH w:val="single" w:sz="12" w:space="0" w:color="00000A"/>
          <w:insideV w:val="single" w:sz="12" w:space="0" w:color="00000A"/>
        </w:tblBorders>
        <w:tblLook w:val="0000" w:firstRow="0" w:lastRow="0" w:firstColumn="0" w:lastColumn="0" w:noHBand="0" w:noVBand="0"/>
      </w:tblPr>
      <w:tblGrid>
        <w:gridCol w:w="2295"/>
        <w:gridCol w:w="4605"/>
        <w:gridCol w:w="2310"/>
      </w:tblGrid>
      <w:tr w:rsidR="00A30793" w14:paraId="69F34FE1" w14:textId="77777777">
        <w:trPr>
          <w:jc w:val="center"/>
        </w:trPr>
        <w:tc>
          <w:tcPr>
            <w:tcW w:w="2295" w:type="dxa"/>
            <w:tcBorders>
              <w:top w:val="single" w:sz="18" w:space="0" w:color="00000A"/>
              <w:bottom w:val="single" w:sz="12" w:space="0" w:color="00000A"/>
              <w:right w:val="single" w:sz="12" w:space="0" w:color="00000A"/>
            </w:tcBorders>
            <w:shd w:val="clear" w:color="auto" w:fill="FFFFFF"/>
          </w:tcPr>
          <w:p w14:paraId="0C08E34A" w14:textId="77777777" w:rsidR="00A30793" w:rsidRDefault="00FE1B44">
            <w:pPr>
              <w:spacing w:before="0" w:after="0"/>
              <w:jc w:val="center"/>
            </w:pPr>
            <w:commentRangeStart w:id="376"/>
            <w:r>
              <w:t>Número de ordem</w:t>
            </w:r>
          </w:p>
        </w:tc>
        <w:tc>
          <w:tcPr>
            <w:tcW w:w="4605" w:type="dxa"/>
            <w:tcBorders>
              <w:top w:val="single" w:sz="18" w:space="0" w:color="00000A"/>
              <w:left w:val="single" w:sz="12" w:space="0" w:color="00000A"/>
              <w:bottom w:val="single" w:sz="12" w:space="0" w:color="00000A"/>
              <w:right w:val="single" w:sz="12" w:space="0" w:color="00000A"/>
            </w:tcBorders>
            <w:shd w:val="clear" w:color="auto" w:fill="FFFFFF"/>
            <w:tcMar>
              <w:left w:w="-15" w:type="dxa"/>
            </w:tcMar>
          </w:tcPr>
          <w:p w14:paraId="4C044F38" w14:textId="77777777" w:rsidR="00A30793" w:rsidRDefault="00FE1B44">
            <w:pPr>
              <w:spacing w:before="0" w:after="0"/>
              <w:jc w:val="both"/>
            </w:pPr>
            <w:r>
              <w:t>Benefício</w:t>
            </w:r>
          </w:p>
        </w:tc>
        <w:tc>
          <w:tcPr>
            <w:tcW w:w="2310" w:type="dxa"/>
            <w:tcBorders>
              <w:top w:val="single" w:sz="18" w:space="0" w:color="00000A"/>
              <w:left w:val="single" w:sz="12" w:space="0" w:color="00000A"/>
              <w:bottom w:val="single" w:sz="12" w:space="0" w:color="00000A"/>
              <w:right w:val="single" w:sz="12" w:space="0" w:color="00000A"/>
            </w:tcBorders>
            <w:shd w:val="clear" w:color="auto" w:fill="FFFFFF"/>
            <w:tcMar>
              <w:left w:w="-15" w:type="dxa"/>
            </w:tcMar>
          </w:tcPr>
          <w:p w14:paraId="5C60002B" w14:textId="77777777" w:rsidR="00A30793" w:rsidRDefault="00FE1B44">
            <w:pPr>
              <w:spacing w:before="0" w:after="0"/>
              <w:jc w:val="both"/>
            </w:pPr>
            <w:r>
              <w:t xml:space="preserve">Valor para </w:t>
            </w:r>
            <w:commentRangeStart w:id="377"/>
            <w:r>
              <w:t xml:space="preserve">o </w:t>
            </w:r>
            <w:commentRangeEnd w:id="377"/>
            <w:r w:rsidR="00654DC1">
              <w:rPr>
                <w:rStyle w:val="Refdecomentrio"/>
              </w:rPr>
              <w:commentReference w:id="377"/>
            </w:r>
            <w:r>
              <w:t>cliente</w:t>
            </w:r>
          </w:p>
        </w:tc>
      </w:tr>
      <w:tr w:rsidR="00A30793" w14:paraId="442306CE" w14:textId="77777777">
        <w:trPr>
          <w:jc w:val="center"/>
        </w:trPr>
        <w:tc>
          <w:tcPr>
            <w:tcW w:w="2295" w:type="dxa"/>
            <w:tcBorders>
              <w:top w:val="single" w:sz="12" w:space="0" w:color="00000A"/>
              <w:bottom w:val="single" w:sz="12" w:space="0" w:color="00000A"/>
              <w:right w:val="single" w:sz="12" w:space="0" w:color="00000A"/>
            </w:tcBorders>
            <w:shd w:val="clear" w:color="auto" w:fill="FFFFFF"/>
            <w:vAlign w:val="center"/>
          </w:tcPr>
          <w:p w14:paraId="364C57E9" w14:textId="77777777" w:rsidR="00A30793" w:rsidRDefault="00FE1B44">
            <w:pPr>
              <w:spacing w:before="0" w:after="0"/>
              <w:jc w:val="center"/>
            </w:pPr>
            <w:r>
              <w:t>1</w:t>
            </w:r>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14:paraId="29D55213" w14:textId="781C3170" w:rsidR="00A30793" w:rsidRDefault="00FE1B44" w:rsidP="00883124">
            <w:pPr>
              <w:spacing w:before="0" w:after="0"/>
              <w:jc w:val="both"/>
            </w:pPr>
            <w:r>
              <w:t xml:space="preserve">Agilidade na alteração de </w:t>
            </w:r>
            <w:del w:id="378" w:author="Nortti" w:date="2016-10-15T02:00:00Z">
              <w:r w:rsidRPr="00654DC1" w:rsidDel="00883124">
                <w:rPr>
                  <w:i/>
                  <w:rPrChange w:id="379" w:author="Karine Martins" w:date="2016-10-09T18:03:00Z">
                    <w:rPr/>
                  </w:rPrChange>
                </w:rPr>
                <w:delText>status</w:delText>
              </w:r>
              <w:r w:rsidDel="00883124">
                <w:delText xml:space="preserve"> </w:delText>
              </w:r>
            </w:del>
            <w:r>
              <w:t>da venda.</w:t>
            </w: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14:paraId="77BA60DD" w14:textId="77777777" w:rsidR="00A30793" w:rsidRDefault="00FE1B44">
            <w:pPr>
              <w:spacing w:before="0" w:after="0"/>
              <w:jc w:val="center"/>
            </w:pPr>
            <w:r>
              <w:t>Essencial</w:t>
            </w:r>
          </w:p>
        </w:tc>
      </w:tr>
      <w:tr w:rsidR="00A30793" w:rsidDel="00654DC1" w14:paraId="01C0601E" w14:textId="77777777">
        <w:trPr>
          <w:jc w:val="center"/>
          <w:del w:id="380" w:author="Karine Martins" w:date="2016-10-09T18:01:00Z"/>
        </w:trPr>
        <w:tc>
          <w:tcPr>
            <w:tcW w:w="2295" w:type="dxa"/>
            <w:tcBorders>
              <w:top w:val="single" w:sz="12" w:space="0" w:color="00000A"/>
              <w:bottom w:val="single" w:sz="12" w:space="0" w:color="00000A"/>
              <w:right w:val="single" w:sz="12" w:space="0" w:color="00000A"/>
            </w:tcBorders>
            <w:shd w:val="clear" w:color="auto" w:fill="FFFFFF"/>
          </w:tcPr>
          <w:p w14:paraId="0EC8E4E1" w14:textId="77777777" w:rsidR="00A30793" w:rsidDel="00654DC1" w:rsidRDefault="00A30793">
            <w:pPr>
              <w:spacing w:before="0" w:after="0"/>
              <w:jc w:val="center"/>
              <w:rPr>
                <w:del w:id="381" w:author="Karine Martins" w:date="2016-10-09T18:01:00Z"/>
              </w:rPr>
            </w:pPr>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14:paraId="4C014F9F" w14:textId="77777777" w:rsidR="00A30793" w:rsidDel="00654DC1" w:rsidRDefault="00A30793">
            <w:pPr>
              <w:spacing w:before="0" w:after="0"/>
              <w:jc w:val="both"/>
              <w:rPr>
                <w:del w:id="382" w:author="Karine Martins" w:date="2016-10-09T18:01:00Z"/>
              </w:rPr>
            </w:pP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14:paraId="69587654" w14:textId="77777777" w:rsidR="00A30793" w:rsidDel="00654DC1" w:rsidRDefault="00A30793">
            <w:pPr>
              <w:spacing w:before="0" w:after="0"/>
              <w:jc w:val="both"/>
              <w:rPr>
                <w:del w:id="383" w:author="Karine Martins" w:date="2016-10-09T18:01:00Z"/>
              </w:rPr>
            </w:pPr>
          </w:p>
        </w:tc>
      </w:tr>
      <w:tr w:rsidR="00A30793" w14:paraId="1514BEBE" w14:textId="77777777">
        <w:trPr>
          <w:jc w:val="center"/>
        </w:trPr>
        <w:tc>
          <w:tcPr>
            <w:tcW w:w="2295" w:type="dxa"/>
            <w:tcBorders>
              <w:top w:val="single" w:sz="12" w:space="0" w:color="00000A"/>
              <w:bottom w:val="single" w:sz="12" w:space="0" w:color="00000A"/>
              <w:right w:val="single" w:sz="12" w:space="0" w:color="00000A"/>
            </w:tcBorders>
            <w:shd w:val="clear" w:color="auto" w:fill="FFFFFF"/>
            <w:vAlign w:val="center"/>
          </w:tcPr>
          <w:p w14:paraId="4C340C14" w14:textId="77777777" w:rsidR="00A30793" w:rsidRDefault="00FE1B44">
            <w:pPr>
              <w:spacing w:before="0" w:after="0"/>
              <w:jc w:val="center"/>
            </w:pPr>
            <w:r>
              <w:t>2</w:t>
            </w:r>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14:paraId="03C0496B" w14:textId="77777777" w:rsidR="00A30793" w:rsidRDefault="00FE1B44">
            <w:pPr>
              <w:spacing w:before="0" w:after="0"/>
              <w:jc w:val="both"/>
            </w:pPr>
            <w:r>
              <w:t>Boa usabilidade.</w:t>
            </w: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14:paraId="02CD3271" w14:textId="77777777" w:rsidR="00A30793" w:rsidRDefault="00FE1B44">
            <w:pPr>
              <w:spacing w:before="0" w:after="0"/>
              <w:jc w:val="center"/>
            </w:pPr>
            <w:r>
              <w:t>Desejável</w:t>
            </w:r>
          </w:p>
        </w:tc>
      </w:tr>
      <w:tr w:rsidR="00A30793" w:rsidDel="00654DC1" w14:paraId="2BCFCA74" w14:textId="77777777">
        <w:trPr>
          <w:jc w:val="center"/>
          <w:del w:id="384" w:author="Karine Martins" w:date="2016-10-09T18:01:00Z"/>
        </w:trPr>
        <w:tc>
          <w:tcPr>
            <w:tcW w:w="2295" w:type="dxa"/>
            <w:tcBorders>
              <w:top w:val="single" w:sz="12" w:space="0" w:color="00000A"/>
              <w:bottom w:val="single" w:sz="12" w:space="0" w:color="00000A"/>
              <w:right w:val="single" w:sz="12" w:space="0" w:color="00000A"/>
            </w:tcBorders>
            <w:shd w:val="clear" w:color="auto" w:fill="FFFFFF"/>
          </w:tcPr>
          <w:p w14:paraId="57E64083" w14:textId="77777777" w:rsidR="00A30793" w:rsidDel="00654DC1" w:rsidRDefault="00A30793">
            <w:pPr>
              <w:spacing w:before="0" w:after="0"/>
              <w:jc w:val="center"/>
              <w:rPr>
                <w:del w:id="385" w:author="Karine Martins" w:date="2016-10-09T18:01:00Z"/>
              </w:rPr>
            </w:pPr>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14:paraId="3745C8FE" w14:textId="77777777" w:rsidR="00A30793" w:rsidDel="00654DC1" w:rsidRDefault="00A30793">
            <w:pPr>
              <w:spacing w:before="0" w:after="0"/>
              <w:jc w:val="both"/>
              <w:rPr>
                <w:del w:id="386" w:author="Karine Martins" w:date="2016-10-09T18:01:00Z"/>
              </w:rPr>
            </w:pP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14:paraId="0B3C853A" w14:textId="77777777" w:rsidR="00A30793" w:rsidDel="00654DC1" w:rsidRDefault="00A30793">
            <w:pPr>
              <w:spacing w:before="0" w:after="0"/>
              <w:jc w:val="both"/>
              <w:rPr>
                <w:del w:id="387" w:author="Karine Martins" w:date="2016-10-09T18:01:00Z"/>
              </w:rPr>
            </w:pPr>
          </w:p>
        </w:tc>
      </w:tr>
      <w:tr w:rsidR="00A30793" w14:paraId="47BD9205" w14:textId="77777777">
        <w:trPr>
          <w:jc w:val="center"/>
        </w:trPr>
        <w:tc>
          <w:tcPr>
            <w:tcW w:w="2295" w:type="dxa"/>
            <w:tcBorders>
              <w:top w:val="single" w:sz="12" w:space="0" w:color="00000A"/>
              <w:bottom w:val="single" w:sz="12" w:space="0" w:color="00000A"/>
              <w:right w:val="single" w:sz="12" w:space="0" w:color="00000A"/>
            </w:tcBorders>
            <w:shd w:val="clear" w:color="auto" w:fill="FFFFFF"/>
            <w:vAlign w:val="center"/>
          </w:tcPr>
          <w:p w14:paraId="5D968973" w14:textId="77777777" w:rsidR="00A30793" w:rsidRDefault="00FE1B44">
            <w:pPr>
              <w:spacing w:before="0" w:after="0"/>
              <w:jc w:val="center"/>
            </w:pPr>
            <w:r>
              <w:t>3</w:t>
            </w:r>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14:paraId="7323DB4A" w14:textId="0B767ACE" w:rsidR="00A30793" w:rsidRDefault="00FE1B44">
            <w:pPr>
              <w:spacing w:before="0" w:after="0"/>
              <w:jc w:val="both"/>
            </w:pPr>
            <w:del w:id="388" w:author="Nortti" w:date="2016-10-15T02:00:00Z">
              <w:r w:rsidRPr="00654DC1" w:rsidDel="00883124">
                <w:rPr>
                  <w:i/>
                  <w:rPrChange w:id="389" w:author="Karine Martins" w:date="2016-10-09T18:03:00Z">
                    <w:rPr/>
                  </w:rPrChange>
                </w:rPr>
                <w:delText>Log</w:delText>
              </w:r>
              <w:r w:rsidDel="00883124">
                <w:delText xml:space="preserve"> </w:delText>
              </w:r>
            </w:del>
            <w:proofErr w:type="gramStart"/>
            <w:r>
              <w:t>de</w:t>
            </w:r>
            <w:proofErr w:type="gramEnd"/>
            <w:r>
              <w:t xml:space="preserve"> uso da aplicação.</w:t>
            </w: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14:paraId="41A08FE8" w14:textId="77777777" w:rsidR="00A30793" w:rsidRDefault="00FE1B44">
            <w:pPr>
              <w:spacing w:before="0" w:after="0"/>
              <w:jc w:val="center"/>
            </w:pPr>
            <w:r>
              <w:t>Desejável</w:t>
            </w:r>
          </w:p>
        </w:tc>
      </w:tr>
      <w:tr w:rsidR="00A30793" w:rsidDel="00654DC1" w14:paraId="62655A6F" w14:textId="77777777">
        <w:trPr>
          <w:jc w:val="center"/>
          <w:del w:id="390" w:author="Karine Martins" w:date="2016-10-09T18:02:00Z"/>
        </w:trPr>
        <w:tc>
          <w:tcPr>
            <w:tcW w:w="2295" w:type="dxa"/>
            <w:tcBorders>
              <w:top w:val="single" w:sz="12" w:space="0" w:color="00000A"/>
              <w:bottom w:val="single" w:sz="12" w:space="0" w:color="00000A"/>
              <w:right w:val="single" w:sz="12" w:space="0" w:color="00000A"/>
            </w:tcBorders>
            <w:shd w:val="clear" w:color="auto" w:fill="FFFFFF"/>
          </w:tcPr>
          <w:p w14:paraId="4E97A262" w14:textId="77777777" w:rsidR="00A30793" w:rsidDel="00654DC1" w:rsidRDefault="00A30793">
            <w:pPr>
              <w:spacing w:before="0" w:after="0"/>
              <w:jc w:val="center"/>
              <w:rPr>
                <w:del w:id="391" w:author="Karine Martins" w:date="2016-10-09T18:02:00Z"/>
              </w:rPr>
            </w:pPr>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14:paraId="2A3D57E7" w14:textId="77777777" w:rsidR="00A30793" w:rsidDel="00654DC1" w:rsidRDefault="00A30793">
            <w:pPr>
              <w:spacing w:before="0" w:after="0"/>
              <w:jc w:val="both"/>
              <w:rPr>
                <w:del w:id="392" w:author="Karine Martins" w:date="2016-10-09T18:02:00Z"/>
              </w:rPr>
            </w:pP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14:paraId="0E620BA4" w14:textId="77777777" w:rsidR="00A30793" w:rsidDel="00654DC1" w:rsidRDefault="00A30793">
            <w:pPr>
              <w:spacing w:before="0" w:after="0"/>
              <w:jc w:val="both"/>
              <w:rPr>
                <w:del w:id="393" w:author="Karine Martins" w:date="2016-10-09T18:02:00Z"/>
              </w:rPr>
            </w:pPr>
          </w:p>
        </w:tc>
      </w:tr>
      <w:tr w:rsidR="00A30793" w14:paraId="57D6F67E" w14:textId="77777777">
        <w:trPr>
          <w:jc w:val="center"/>
        </w:trPr>
        <w:tc>
          <w:tcPr>
            <w:tcW w:w="2295" w:type="dxa"/>
            <w:tcBorders>
              <w:top w:val="single" w:sz="12" w:space="0" w:color="00000A"/>
              <w:bottom w:val="single" w:sz="12" w:space="0" w:color="00000A"/>
              <w:right w:val="single" w:sz="12" w:space="0" w:color="00000A"/>
            </w:tcBorders>
            <w:shd w:val="clear" w:color="auto" w:fill="FFFFFF"/>
            <w:vAlign w:val="center"/>
          </w:tcPr>
          <w:p w14:paraId="654B3594" w14:textId="77777777" w:rsidR="00A30793" w:rsidRDefault="00FE1B44">
            <w:pPr>
              <w:spacing w:before="0" w:after="0"/>
              <w:jc w:val="center"/>
            </w:pPr>
            <w:r>
              <w:t>4</w:t>
            </w:r>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14:paraId="11536621" w14:textId="77777777" w:rsidR="00A30793" w:rsidRDefault="00FE1B44">
            <w:pPr>
              <w:spacing w:before="0" w:after="0"/>
              <w:jc w:val="both"/>
            </w:pPr>
            <w:r>
              <w:t>Transparência ao demonstrar dados para corretores</w:t>
            </w: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14:paraId="4781C107" w14:textId="77777777" w:rsidR="00A30793" w:rsidRDefault="00FE1B44">
            <w:pPr>
              <w:spacing w:before="0" w:after="0"/>
              <w:jc w:val="center"/>
            </w:pPr>
            <w:r>
              <w:t>Essencial</w:t>
            </w:r>
          </w:p>
        </w:tc>
      </w:tr>
      <w:tr w:rsidR="00A30793" w:rsidDel="00654DC1" w14:paraId="326CAC1C" w14:textId="77777777">
        <w:trPr>
          <w:jc w:val="center"/>
          <w:del w:id="394" w:author="Karine Martins" w:date="2016-10-09T18:01:00Z"/>
        </w:trPr>
        <w:tc>
          <w:tcPr>
            <w:tcW w:w="2295" w:type="dxa"/>
            <w:tcBorders>
              <w:top w:val="single" w:sz="18" w:space="0" w:color="00000A"/>
              <w:bottom w:val="single" w:sz="18" w:space="0" w:color="00000A"/>
              <w:right w:val="single" w:sz="12" w:space="0" w:color="00000A"/>
            </w:tcBorders>
            <w:shd w:val="clear" w:color="auto" w:fill="FFFFFF"/>
          </w:tcPr>
          <w:p w14:paraId="6CBB2E84" w14:textId="77777777" w:rsidR="00A30793" w:rsidDel="00654DC1" w:rsidRDefault="00A30793">
            <w:pPr>
              <w:spacing w:before="0" w:after="0"/>
              <w:jc w:val="center"/>
              <w:rPr>
                <w:del w:id="395" w:author="Karine Martins" w:date="2016-10-09T18:01:00Z"/>
              </w:rPr>
            </w:pPr>
          </w:p>
        </w:tc>
        <w:commentRangeEnd w:id="376"/>
        <w:tc>
          <w:tcPr>
            <w:tcW w:w="4605" w:type="dxa"/>
            <w:tcBorders>
              <w:top w:val="single" w:sz="18" w:space="0" w:color="00000A"/>
              <w:left w:val="single" w:sz="12" w:space="0" w:color="00000A"/>
              <w:bottom w:val="single" w:sz="18" w:space="0" w:color="00000A"/>
              <w:right w:val="single" w:sz="12" w:space="0" w:color="00000A"/>
            </w:tcBorders>
            <w:shd w:val="clear" w:color="auto" w:fill="FFFFFF"/>
            <w:tcMar>
              <w:left w:w="33" w:type="dxa"/>
            </w:tcMar>
          </w:tcPr>
          <w:p w14:paraId="63F469A0" w14:textId="77777777" w:rsidR="00A30793" w:rsidDel="00654DC1" w:rsidRDefault="00654DC1">
            <w:pPr>
              <w:spacing w:before="0" w:after="0"/>
              <w:jc w:val="both"/>
              <w:rPr>
                <w:del w:id="396" w:author="Karine Martins" w:date="2016-10-09T18:01:00Z"/>
              </w:rPr>
            </w:pPr>
            <w:r>
              <w:rPr>
                <w:rStyle w:val="Refdecomentrio"/>
              </w:rPr>
              <w:commentReference w:id="376"/>
            </w:r>
          </w:p>
        </w:tc>
        <w:tc>
          <w:tcPr>
            <w:tcW w:w="2310" w:type="dxa"/>
            <w:tcBorders>
              <w:top w:val="single" w:sz="18" w:space="0" w:color="00000A"/>
              <w:left w:val="single" w:sz="12" w:space="0" w:color="00000A"/>
              <w:bottom w:val="single" w:sz="18" w:space="0" w:color="00000A"/>
              <w:right w:val="single" w:sz="12" w:space="0" w:color="00000A"/>
            </w:tcBorders>
            <w:shd w:val="clear" w:color="auto" w:fill="FFFFFF"/>
            <w:tcMar>
              <w:left w:w="33" w:type="dxa"/>
            </w:tcMar>
          </w:tcPr>
          <w:p w14:paraId="3284F9B7" w14:textId="77777777" w:rsidR="00A30793" w:rsidDel="00654DC1" w:rsidRDefault="00A30793">
            <w:pPr>
              <w:spacing w:before="0" w:after="0"/>
              <w:jc w:val="both"/>
              <w:rPr>
                <w:del w:id="397" w:author="Karine Martins" w:date="2016-10-09T18:01:00Z"/>
              </w:rPr>
            </w:pPr>
          </w:p>
        </w:tc>
      </w:tr>
    </w:tbl>
    <w:p w14:paraId="0E1384B8" w14:textId="77777777" w:rsidR="00A30793" w:rsidRDefault="00FE1B44">
      <w:pPr>
        <w:spacing w:before="0" w:after="0"/>
        <w:jc w:val="center"/>
        <w:rPr>
          <w:b/>
          <w:sz w:val="20"/>
        </w:rPr>
      </w:pPr>
      <w:r>
        <w:rPr>
          <w:sz w:val="20"/>
        </w:rPr>
        <w:t xml:space="preserve">Fonte: </w:t>
      </w:r>
      <w:r>
        <w:rPr>
          <w:b/>
          <w:sz w:val="20"/>
        </w:rPr>
        <w:t>PRÓPRIA, 2016</w:t>
      </w:r>
    </w:p>
    <w:p w14:paraId="1DD73274" w14:textId="77777777" w:rsidR="00A30793" w:rsidRDefault="00FE1B44">
      <w:pPr>
        <w:pStyle w:val="Ttulo2"/>
        <w:numPr>
          <w:ilvl w:val="1"/>
          <w:numId w:val="23"/>
        </w:numPr>
        <w:spacing w:before="240" w:after="240"/>
        <w:contextualSpacing/>
        <w:jc w:val="both"/>
      </w:pPr>
      <w:bookmarkStart w:id="398" w:name="_Toc462535570"/>
      <w:bookmarkEnd w:id="398"/>
      <w:r>
        <w:t xml:space="preserve">Concepção e </w:t>
      </w:r>
      <w:commentRangeStart w:id="399"/>
      <w:r>
        <w:t>Planejamento</w:t>
      </w:r>
      <w:commentRangeEnd w:id="399"/>
      <w:r w:rsidR="00654DC1">
        <w:rPr>
          <w:rStyle w:val="Refdecomentrio"/>
          <w:rFonts w:cs="Calibri"/>
          <w:b w:val="0"/>
          <w:bCs w:val="0"/>
        </w:rPr>
        <w:commentReference w:id="399"/>
      </w:r>
    </w:p>
    <w:p w14:paraId="63B75B0A" w14:textId="77777777" w:rsidR="00A30793" w:rsidRDefault="00A30793">
      <w:pPr>
        <w:spacing w:before="0" w:after="0"/>
        <w:contextualSpacing/>
        <w:jc w:val="both"/>
      </w:pPr>
    </w:p>
    <w:p w14:paraId="0C2C72BE" w14:textId="77777777" w:rsidR="00A30793" w:rsidRDefault="00FE1B44">
      <w:pPr>
        <w:pStyle w:val="Ttulo2"/>
        <w:numPr>
          <w:ilvl w:val="2"/>
          <w:numId w:val="23"/>
        </w:numPr>
        <w:spacing w:before="240" w:after="240"/>
        <w:contextualSpacing/>
        <w:jc w:val="both"/>
      </w:pPr>
      <w:bookmarkStart w:id="400" w:name="_Toc422897585"/>
      <w:bookmarkStart w:id="401" w:name="_Toc462535571"/>
      <w:bookmarkEnd w:id="400"/>
      <w:bookmarkEnd w:id="401"/>
      <w:r>
        <w:t>Modelo Abrangente</w:t>
      </w:r>
    </w:p>
    <w:p w14:paraId="203A89EA" w14:textId="77777777" w:rsidR="00A30793" w:rsidRDefault="00FE1B44">
      <w:pPr>
        <w:ind w:firstLine="1134"/>
        <w:rPr>
          <w:u w:val="single"/>
        </w:rPr>
      </w:pPr>
      <w:r>
        <w:t>Nessa fase do desenvolvimento realiz</w:t>
      </w:r>
      <w:ins w:id="402" w:author="Karine Martins" w:date="2016-10-09T18:03:00Z">
        <w:r w:rsidR="00654DC1">
          <w:t>a</w:t>
        </w:r>
      </w:ins>
      <w:del w:id="403" w:author="Karine Martins" w:date="2016-10-09T18:03:00Z">
        <w:r w:rsidDel="00654DC1">
          <w:delText>a</w:delText>
        </w:r>
      </w:del>
      <w:r>
        <w:t>-se um estudo dirigido sobre o escopo do sistema e seu contexto. Foi escolhido o diagrama de contexto e o diagrama de classes para modelar o sistema. Foram escolhidos esses diagramas devido a clareza de informações para desenvolvimento.</w:t>
      </w:r>
    </w:p>
    <w:p w14:paraId="00C993E7" w14:textId="77777777" w:rsidR="00A30793" w:rsidRDefault="00FE1B44">
      <w:pPr>
        <w:spacing w:before="0" w:after="0"/>
        <w:ind w:firstLine="1134"/>
        <w:contextualSpacing/>
      </w:pPr>
      <w:r>
        <w:t xml:space="preserve">A Figura 1 mostra o diagrama de contexto do sistema, que foi desenvolvido através do software </w:t>
      </w:r>
      <w:proofErr w:type="spellStart"/>
      <w:r>
        <w:rPr>
          <w:i/>
        </w:rPr>
        <w:t>Astah</w:t>
      </w:r>
      <w:proofErr w:type="spellEnd"/>
      <w:r>
        <w:rPr>
          <w:i/>
        </w:rPr>
        <w:t xml:space="preserve"> </w:t>
      </w:r>
      <w:proofErr w:type="spellStart"/>
      <w:r>
        <w:rPr>
          <w:i/>
        </w:rPr>
        <w:t>Community</w:t>
      </w:r>
      <w:proofErr w:type="spellEnd"/>
      <w:r>
        <w:rPr>
          <w:i/>
        </w:rPr>
        <w:t xml:space="preserve">, </w:t>
      </w:r>
      <w:r>
        <w:t>versão 6.8.</w:t>
      </w:r>
      <w:commentRangeStart w:id="404"/>
      <w:r>
        <w:t>0</w:t>
      </w:r>
      <w:commentRangeEnd w:id="404"/>
      <w:r w:rsidR="00654DC1">
        <w:rPr>
          <w:rStyle w:val="Refdecomentrio"/>
        </w:rPr>
        <w:commentReference w:id="404"/>
      </w:r>
      <w:r>
        <w:t>.</w:t>
      </w:r>
    </w:p>
    <w:p w14:paraId="503BB9BE" w14:textId="77777777" w:rsidR="00A30793" w:rsidRDefault="00FE1B44">
      <w:pPr>
        <w:rPr>
          <w:b/>
          <w:bCs/>
        </w:rPr>
      </w:pPr>
      <w:r>
        <w:br w:type="page"/>
      </w:r>
    </w:p>
    <w:p w14:paraId="1E518A0A" w14:textId="77777777" w:rsidR="00A30793" w:rsidRDefault="00FE1B44">
      <w:pPr>
        <w:pStyle w:val="Legenda"/>
        <w:keepNext/>
        <w:jc w:val="center"/>
      </w:pPr>
      <w:bookmarkStart w:id="405" w:name="_Toc422897415"/>
      <w:bookmarkStart w:id="406" w:name="_Ref420961935"/>
      <w:r>
        <w:rPr>
          <w:color w:val="00000A"/>
          <w:sz w:val="24"/>
          <w:szCs w:val="24"/>
        </w:rPr>
        <w:lastRenderedPageBreak/>
        <w:t xml:space="preserve">Figura </w:t>
      </w:r>
      <w:bookmarkEnd w:id="405"/>
      <w:bookmarkEnd w:id="406"/>
      <w:r>
        <w:rPr>
          <w:color w:val="00000A"/>
          <w:sz w:val="24"/>
          <w:szCs w:val="24"/>
        </w:rPr>
        <w:t>1 – Diagrama de contexto</w:t>
      </w:r>
    </w:p>
    <w:p w14:paraId="392962AC" w14:textId="77777777" w:rsidR="00A30793" w:rsidRDefault="00A30793">
      <w:pPr>
        <w:spacing w:before="0" w:after="0"/>
        <w:contextualSpacing/>
      </w:pPr>
    </w:p>
    <w:p w14:paraId="03BB2D71" w14:textId="77777777" w:rsidR="00A30793" w:rsidRDefault="00FE1B44">
      <w:pPr>
        <w:spacing w:before="0" w:after="0"/>
        <w:contextualSpacing/>
      </w:pPr>
      <w:r>
        <w:rPr>
          <w:noProof/>
          <w:lang w:eastAsia="pt-BR"/>
        </w:rPr>
        <w:drawing>
          <wp:inline distT="0" distB="0" distL="0" distR="0" wp14:anchorId="5B8B38B0" wp14:editId="070AABA1">
            <wp:extent cx="5760085" cy="4688840"/>
            <wp:effectExtent l="0" t="0" r="0" b="0"/>
            <wp:docPr id="1"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6"/>
                    <pic:cNvPicPr>
                      <a:picLocks noChangeAspect="1" noChangeArrowheads="1"/>
                    </pic:cNvPicPr>
                  </pic:nvPicPr>
                  <pic:blipFill>
                    <a:blip r:embed="rId9"/>
                    <a:stretch>
                      <a:fillRect/>
                    </a:stretch>
                  </pic:blipFill>
                  <pic:spPr bwMode="auto">
                    <a:xfrm>
                      <a:off x="0" y="0"/>
                      <a:ext cx="5760085" cy="4688840"/>
                    </a:xfrm>
                    <a:prstGeom prst="rect">
                      <a:avLst/>
                    </a:prstGeom>
                  </pic:spPr>
                </pic:pic>
              </a:graphicData>
            </a:graphic>
          </wp:inline>
        </w:drawing>
      </w:r>
    </w:p>
    <w:p w14:paraId="3ECAEA12"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p>
    <w:p w14:paraId="098279DA" w14:textId="77777777" w:rsidR="00A30793" w:rsidRDefault="00A30793">
      <w:pPr>
        <w:spacing w:before="0" w:after="0"/>
        <w:contextualSpacing/>
        <w:jc w:val="center"/>
        <w:rPr>
          <w:sz w:val="20"/>
        </w:rPr>
      </w:pPr>
    </w:p>
    <w:p w14:paraId="6D895458" w14:textId="77777777" w:rsidR="00A30793" w:rsidRDefault="00A30793">
      <w:pPr>
        <w:pStyle w:val="Legenda"/>
        <w:keepNext/>
        <w:jc w:val="center"/>
        <w:rPr>
          <w:color w:val="00000A"/>
          <w:sz w:val="24"/>
          <w:szCs w:val="24"/>
        </w:rPr>
      </w:pPr>
    </w:p>
    <w:p w14:paraId="48759DFE" w14:textId="77777777" w:rsidR="00A30793" w:rsidRDefault="00A30793">
      <w:pPr>
        <w:pStyle w:val="Legenda"/>
        <w:keepNext/>
        <w:jc w:val="center"/>
        <w:rPr>
          <w:color w:val="00000A"/>
          <w:sz w:val="24"/>
          <w:szCs w:val="24"/>
        </w:rPr>
      </w:pPr>
    </w:p>
    <w:p w14:paraId="633AF403" w14:textId="77777777" w:rsidR="00A30793" w:rsidRDefault="00A30793">
      <w:pPr>
        <w:pStyle w:val="Legenda"/>
        <w:keepNext/>
        <w:jc w:val="center"/>
        <w:rPr>
          <w:color w:val="00000A"/>
          <w:sz w:val="24"/>
          <w:szCs w:val="24"/>
        </w:rPr>
      </w:pPr>
    </w:p>
    <w:p w14:paraId="67AFEFA7" w14:textId="77777777" w:rsidR="00A30793" w:rsidRDefault="00A30793">
      <w:pPr>
        <w:pStyle w:val="Legenda"/>
        <w:keepNext/>
        <w:rPr>
          <w:color w:val="00000A"/>
          <w:sz w:val="24"/>
          <w:szCs w:val="24"/>
        </w:rPr>
      </w:pPr>
    </w:p>
    <w:p w14:paraId="6389CE54" w14:textId="77777777" w:rsidR="00A30793" w:rsidRDefault="00A30793"/>
    <w:p w14:paraId="38BD659A" w14:textId="77777777" w:rsidR="00A30793" w:rsidRDefault="00A30793">
      <w:pPr>
        <w:pStyle w:val="Legenda"/>
        <w:keepNext/>
        <w:rPr>
          <w:color w:val="00000A"/>
          <w:sz w:val="24"/>
          <w:szCs w:val="24"/>
        </w:rPr>
      </w:pPr>
    </w:p>
    <w:p w14:paraId="54EF8CCD" w14:textId="77777777" w:rsidR="00A30793" w:rsidRDefault="00A30793">
      <w:pPr>
        <w:pStyle w:val="Legenda"/>
        <w:keepNext/>
        <w:jc w:val="center"/>
        <w:rPr>
          <w:color w:val="00000A"/>
          <w:sz w:val="24"/>
          <w:szCs w:val="24"/>
        </w:rPr>
      </w:pPr>
    </w:p>
    <w:p w14:paraId="04F975BC" w14:textId="77777777" w:rsidR="00A30793" w:rsidRDefault="00A30793">
      <w:pPr>
        <w:pStyle w:val="Legenda"/>
        <w:keepNext/>
        <w:rPr>
          <w:color w:val="00000A"/>
          <w:sz w:val="24"/>
          <w:szCs w:val="24"/>
        </w:rPr>
      </w:pPr>
    </w:p>
    <w:p w14:paraId="712657EE" w14:textId="77777777" w:rsidR="00A30793" w:rsidRDefault="00A30793"/>
    <w:p w14:paraId="67082CDC" w14:textId="77777777" w:rsidR="00A30793" w:rsidRDefault="00FE1B44">
      <w:pPr>
        <w:pStyle w:val="Legenda"/>
        <w:keepNext/>
        <w:jc w:val="center"/>
      </w:pPr>
      <w:r>
        <w:rPr>
          <w:color w:val="00000A"/>
          <w:sz w:val="24"/>
          <w:szCs w:val="24"/>
        </w:rPr>
        <w:lastRenderedPageBreak/>
        <w:t>Figura 2 – Diagrama de classes</w:t>
      </w:r>
    </w:p>
    <w:p w14:paraId="3FADE73D" w14:textId="77777777" w:rsidR="00A30793" w:rsidRDefault="00A30793">
      <w:pPr>
        <w:spacing w:before="0" w:after="0"/>
        <w:contextualSpacing/>
      </w:pPr>
    </w:p>
    <w:p w14:paraId="0D8CD78B" w14:textId="77777777" w:rsidR="00A30793" w:rsidRDefault="00FE1B44">
      <w:pPr>
        <w:spacing w:before="0" w:after="0"/>
        <w:contextualSpacing/>
      </w:pPr>
      <w:commentRangeStart w:id="407"/>
      <w:r>
        <w:rPr>
          <w:noProof/>
          <w:lang w:eastAsia="pt-BR"/>
        </w:rPr>
        <w:drawing>
          <wp:inline distT="0" distB="0" distL="0" distR="0" wp14:anchorId="678094A3" wp14:editId="4AD3255A">
            <wp:extent cx="5760085" cy="6529070"/>
            <wp:effectExtent l="0" t="0" r="0" b="0"/>
            <wp:docPr id="2"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8"/>
                    <pic:cNvPicPr>
                      <a:picLocks noChangeAspect="1" noChangeArrowheads="1"/>
                    </pic:cNvPicPr>
                  </pic:nvPicPr>
                  <pic:blipFill>
                    <a:blip r:embed="rId10"/>
                    <a:stretch>
                      <a:fillRect/>
                    </a:stretch>
                  </pic:blipFill>
                  <pic:spPr bwMode="auto">
                    <a:xfrm>
                      <a:off x="0" y="0"/>
                      <a:ext cx="5760085" cy="6529070"/>
                    </a:xfrm>
                    <a:prstGeom prst="rect">
                      <a:avLst/>
                    </a:prstGeom>
                  </pic:spPr>
                </pic:pic>
              </a:graphicData>
            </a:graphic>
          </wp:inline>
        </w:drawing>
      </w:r>
      <w:commentRangeEnd w:id="407"/>
      <w:r w:rsidR="008E3D06">
        <w:rPr>
          <w:rStyle w:val="Refdecomentrio"/>
        </w:rPr>
        <w:commentReference w:id="407"/>
      </w:r>
    </w:p>
    <w:p w14:paraId="6F35B4CD" w14:textId="77777777" w:rsidR="00A30793" w:rsidRDefault="00FE1B44">
      <w:pPr>
        <w:spacing w:before="0" w:after="0"/>
        <w:contextualSpacing/>
        <w:jc w:val="center"/>
        <w:rPr>
          <w:sz w:val="20"/>
          <w:u w:val="single"/>
        </w:rPr>
      </w:pPr>
      <w:r>
        <w:rPr>
          <w:sz w:val="20"/>
        </w:rPr>
        <w:t xml:space="preserve">Fonte: </w:t>
      </w:r>
      <w:r>
        <w:rPr>
          <w:b/>
          <w:sz w:val="20"/>
        </w:rPr>
        <w:t>PRÓPRIA, 2016</w:t>
      </w:r>
      <w:bookmarkStart w:id="408" w:name="_Toc422897586"/>
      <w:bookmarkEnd w:id="408"/>
      <w:r>
        <w:rPr>
          <w:sz w:val="20"/>
        </w:rPr>
        <w:t>.</w:t>
      </w:r>
    </w:p>
    <w:p w14:paraId="7A661D59" w14:textId="77777777" w:rsidR="00A30793" w:rsidRDefault="00A30793"/>
    <w:p w14:paraId="3A80C95B" w14:textId="77777777" w:rsidR="008E3D06" w:rsidRDefault="008E3D06">
      <w:pPr>
        <w:suppressAutoHyphens w:val="0"/>
        <w:spacing w:before="0" w:after="0" w:line="240" w:lineRule="auto"/>
        <w:rPr>
          <w:ins w:id="409" w:author="Karine Martins" w:date="2016-10-09T18:07:00Z"/>
          <w:rFonts w:cs="Times New Roman"/>
          <w:b/>
          <w:bCs/>
          <w:i/>
        </w:rPr>
      </w:pPr>
      <w:bookmarkStart w:id="410" w:name="_Toc462535572"/>
      <w:bookmarkEnd w:id="410"/>
      <w:ins w:id="411" w:author="Karine Martins" w:date="2016-10-09T18:07:00Z">
        <w:r>
          <w:br w:type="page"/>
        </w:r>
      </w:ins>
    </w:p>
    <w:p w14:paraId="79B982CB" w14:textId="7F6F64CF" w:rsidR="00A30793" w:rsidDel="0060041D" w:rsidRDefault="00FE1B44">
      <w:pPr>
        <w:pStyle w:val="Ttulo3"/>
        <w:numPr>
          <w:ilvl w:val="2"/>
          <w:numId w:val="23"/>
        </w:numPr>
        <w:spacing w:before="0"/>
        <w:contextualSpacing/>
        <w:jc w:val="both"/>
        <w:rPr>
          <w:ins w:id="412" w:author="Karine Martins" w:date="2016-10-09T18:07:00Z"/>
          <w:del w:id="413" w:author="Nortti" w:date="2016-10-15T02:02:00Z"/>
        </w:rPr>
        <w:pPrChange w:id="414" w:author="Karine Martins" w:date="2016-10-09T18:07:00Z">
          <w:pPr>
            <w:pStyle w:val="Ttulo3"/>
            <w:numPr>
              <w:ilvl w:val="2"/>
              <w:numId w:val="23"/>
            </w:numPr>
            <w:spacing w:before="0" w:after="240"/>
            <w:ind w:left="720" w:hanging="720"/>
            <w:contextualSpacing/>
            <w:jc w:val="both"/>
          </w:pPr>
        </w:pPrChange>
      </w:pPr>
      <w:del w:id="415" w:author="Nortti" w:date="2016-10-15T02:02:00Z">
        <w:r w:rsidDel="0060041D">
          <w:lastRenderedPageBreak/>
          <w:delText>Construir a Lista de Funcionalidades</w:delText>
        </w:r>
      </w:del>
    </w:p>
    <w:p w14:paraId="5CDBA4AC" w14:textId="6F7B4385" w:rsidR="008E3D06" w:rsidRPr="00B00AA7" w:rsidDel="0060041D" w:rsidRDefault="008E3D06">
      <w:pPr>
        <w:spacing w:before="0" w:after="0"/>
        <w:rPr>
          <w:del w:id="416" w:author="Nortti" w:date="2016-10-15T02:02:00Z"/>
        </w:rPr>
        <w:pPrChange w:id="417" w:author="Karine Martins" w:date="2016-10-09T18:08:00Z">
          <w:pPr>
            <w:pStyle w:val="Ttulo3"/>
            <w:numPr>
              <w:ilvl w:val="2"/>
              <w:numId w:val="23"/>
            </w:numPr>
            <w:spacing w:before="0" w:after="240"/>
            <w:ind w:left="720" w:hanging="720"/>
            <w:contextualSpacing/>
            <w:jc w:val="both"/>
          </w:pPr>
        </w:pPrChange>
      </w:pPr>
    </w:p>
    <w:p w14:paraId="71494F4B" w14:textId="08803441" w:rsidR="00A30793" w:rsidDel="0060041D" w:rsidRDefault="00FE1B44">
      <w:pPr>
        <w:spacing w:before="0" w:after="0"/>
        <w:ind w:firstLine="1134"/>
        <w:jc w:val="both"/>
        <w:rPr>
          <w:ins w:id="418" w:author="Karine Martins" w:date="2016-10-09T18:07:00Z"/>
          <w:del w:id="419" w:author="Nortti" w:date="2016-10-15T02:02:00Z"/>
        </w:rPr>
        <w:pPrChange w:id="420" w:author="Karine Martins" w:date="2016-10-09T18:08:00Z">
          <w:pPr>
            <w:ind w:firstLine="1134"/>
          </w:pPr>
        </w:pPrChange>
      </w:pPr>
      <w:del w:id="421" w:author="Nortti" w:date="2016-10-15T02:02:00Z">
        <w:r w:rsidDel="0060041D">
          <w:delText xml:space="preserve">Nessa fase, é criada </w:delText>
        </w:r>
        <w:commentRangeStart w:id="422"/>
        <w:r w:rsidDel="0060041D">
          <w:delText>a lista de funcionalidades para decompor funcionalmente o domínio em áreas de negócio a fim de formar a lista categorizada de funcionalidades</w:delText>
        </w:r>
        <w:commentRangeEnd w:id="422"/>
        <w:r w:rsidR="008E3D06" w:rsidDel="0060041D">
          <w:rPr>
            <w:rStyle w:val="Refdecomentrio"/>
          </w:rPr>
          <w:commentReference w:id="422"/>
        </w:r>
        <w:r w:rsidDel="0060041D">
          <w:delText>. É uma lista mais geral por áreas de negócio do sistema.</w:delText>
        </w:r>
      </w:del>
    </w:p>
    <w:p w14:paraId="2473F745" w14:textId="3961607B" w:rsidR="008E3D06" w:rsidDel="0060041D" w:rsidRDefault="008E3D06">
      <w:pPr>
        <w:spacing w:before="0" w:after="0"/>
        <w:ind w:firstLine="1134"/>
        <w:jc w:val="both"/>
        <w:rPr>
          <w:del w:id="423" w:author="Nortti" w:date="2016-10-15T02:02:00Z"/>
        </w:rPr>
        <w:pPrChange w:id="424" w:author="Karine Martins" w:date="2016-10-09T18:07:00Z">
          <w:pPr>
            <w:ind w:firstLine="1134"/>
          </w:pPr>
        </w:pPrChange>
      </w:pPr>
    </w:p>
    <w:p w14:paraId="0FE1D1D5" w14:textId="79E3635B" w:rsidR="00A30793" w:rsidDel="0060041D" w:rsidRDefault="00FE1B44">
      <w:pPr>
        <w:pStyle w:val="Ttulo3"/>
        <w:numPr>
          <w:ilvl w:val="3"/>
          <w:numId w:val="23"/>
        </w:numPr>
        <w:spacing w:before="0"/>
        <w:contextualSpacing/>
        <w:jc w:val="both"/>
        <w:rPr>
          <w:ins w:id="425" w:author="Karine Martins" w:date="2016-10-09T18:07:00Z"/>
          <w:del w:id="426" w:author="Nortti" w:date="2016-10-15T02:04:00Z"/>
        </w:rPr>
        <w:pPrChange w:id="427" w:author="Karine Martins" w:date="2016-10-09T18:07:00Z">
          <w:pPr>
            <w:pStyle w:val="Ttulo3"/>
            <w:numPr>
              <w:ilvl w:val="3"/>
              <w:numId w:val="23"/>
            </w:numPr>
            <w:spacing w:before="0" w:after="240"/>
            <w:ind w:left="720" w:hanging="720"/>
            <w:contextualSpacing/>
            <w:jc w:val="both"/>
          </w:pPr>
        </w:pPrChange>
      </w:pPr>
      <w:bookmarkStart w:id="428" w:name="_Toc462535573"/>
      <w:bookmarkEnd w:id="428"/>
      <w:del w:id="429" w:author="Nortti" w:date="2016-10-15T02:04:00Z">
        <w:r w:rsidDel="0060041D">
          <w:delText>Lista de Áreas de Negócio</w:delText>
        </w:r>
      </w:del>
    </w:p>
    <w:p w14:paraId="653BA1F5" w14:textId="5F71B8F6" w:rsidR="008E3D06" w:rsidRPr="00B00AA7" w:rsidDel="0060041D" w:rsidRDefault="008E3D06">
      <w:pPr>
        <w:spacing w:before="0" w:after="0"/>
        <w:rPr>
          <w:del w:id="430" w:author="Nortti" w:date="2016-10-15T02:04:00Z"/>
        </w:rPr>
        <w:pPrChange w:id="431" w:author="Karine Martins" w:date="2016-10-09T18:08:00Z">
          <w:pPr>
            <w:pStyle w:val="Ttulo3"/>
            <w:numPr>
              <w:ilvl w:val="3"/>
              <w:numId w:val="23"/>
            </w:numPr>
            <w:spacing w:before="0" w:after="240"/>
            <w:ind w:left="720" w:hanging="720"/>
            <w:contextualSpacing/>
            <w:jc w:val="both"/>
          </w:pPr>
        </w:pPrChange>
      </w:pPr>
    </w:p>
    <w:p w14:paraId="3BC11C14" w14:textId="55CFDC57" w:rsidR="00A30793" w:rsidRDefault="00FE1B44">
      <w:pPr>
        <w:spacing w:before="0" w:after="0"/>
        <w:ind w:firstLine="1134"/>
        <w:jc w:val="both"/>
        <w:rPr>
          <w:color w:val="000000"/>
        </w:rPr>
        <w:pPrChange w:id="432" w:author="Karine Martins" w:date="2016-10-09T18:07:00Z">
          <w:pPr>
            <w:ind w:firstLine="1134"/>
            <w:jc w:val="both"/>
          </w:pPr>
        </w:pPrChange>
      </w:pPr>
      <w:del w:id="433" w:author="Nortti" w:date="2016-10-15T02:04:00Z">
        <w:r w:rsidDel="0060041D">
          <w:rPr>
            <w:color w:val="000000"/>
          </w:rPr>
          <w:delText>Te</w:delText>
        </w:r>
      </w:del>
      <w:proofErr w:type="spellStart"/>
      <w:proofErr w:type="gramStart"/>
      <w:r>
        <w:rPr>
          <w:color w:val="000000"/>
        </w:rPr>
        <w:t>m</w:t>
      </w:r>
      <w:proofErr w:type="gramEnd"/>
      <w:ins w:id="434" w:author="Karine Martins" w:date="2016-10-09T18:07:00Z">
        <w:r w:rsidR="008E3D06">
          <w:rPr>
            <w:color w:val="000000"/>
          </w:rPr>
          <w:t>-se</w:t>
        </w:r>
        <w:proofErr w:type="spellEnd"/>
        <w:r w:rsidR="008E3D06">
          <w:rPr>
            <w:color w:val="000000"/>
          </w:rPr>
          <w:t xml:space="preserve"> </w:t>
        </w:r>
      </w:ins>
      <w:del w:id="435" w:author="Karine Martins" w:date="2016-10-09T18:07:00Z">
        <w:r w:rsidDel="008E3D06">
          <w:rPr>
            <w:color w:val="000000"/>
          </w:rPr>
          <w:delText>os</w:delText>
        </w:r>
      </w:del>
      <w:ins w:id="436" w:author="Karine Martins" w:date="2016-10-09T18:07:00Z">
        <w:r w:rsidR="008E3D06">
          <w:rPr>
            <w:color w:val="000000"/>
          </w:rPr>
          <w:t>a seguir</w:t>
        </w:r>
      </w:ins>
      <w:del w:id="437" w:author="Karine Martins" w:date="2016-10-09T18:07:00Z">
        <w:r w:rsidDel="008E3D06">
          <w:rPr>
            <w:color w:val="000000"/>
          </w:rPr>
          <w:delText xml:space="preserve"> abaixo</w:delText>
        </w:r>
      </w:del>
      <w:r>
        <w:rPr>
          <w:color w:val="000000"/>
        </w:rPr>
        <w:t xml:space="preserve"> a lista das áreas de negócio do sistema. A partir dela surgiram as funcionalidades desenvolvidas.</w:t>
      </w:r>
    </w:p>
    <w:p w14:paraId="7A5F1091" w14:textId="77777777" w:rsidR="00A30793" w:rsidRDefault="00FE1B44">
      <w:pPr>
        <w:pStyle w:val="PargrafodaLista"/>
        <w:numPr>
          <w:ilvl w:val="0"/>
          <w:numId w:val="10"/>
        </w:numPr>
        <w:spacing w:before="0" w:after="0"/>
        <w:pPrChange w:id="438" w:author="Karine Martins" w:date="2016-10-09T18:07:00Z">
          <w:pPr>
            <w:pStyle w:val="PargrafodaLista"/>
            <w:numPr>
              <w:numId w:val="10"/>
            </w:numPr>
            <w:ind w:left="1854" w:hanging="360"/>
          </w:pPr>
        </w:pPrChange>
      </w:pPr>
      <w:r>
        <w:t>Cadastros</w:t>
      </w:r>
    </w:p>
    <w:p w14:paraId="2C0B7AB2" w14:textId="77777777" w:rsidR="00A30793" w:rsidRDefault="00FE1B44">
      <w:pPr>
        <w:pStyle w:val="PargrafodaLista"/>
        <w:numPr>
          <w:ilvl w:val="0"/>
          <w:numId w:val="10"/>
        </w:numPr>
        <w:spacing w:before="0" w:after="0"/>
        <w:pPrChange w:id="439" w:author="Karine Martins" w:date="2016-10-09T18:07:00Z">
          <w:pPr>
            <w:pStyle w:val="PargrafodaLista"/>
            <w:numPr>
              <w:numId w:val="10"/>
            </w:numPr>
            <w:ind w:left="1854" w:hanging="360"/>
          </w:pPr>
        </w:pPrChange>
      </w:pPr>
      <w:r>
        <w:t>Vendas</w:t>
      </w:r>
    </w:p>
    <w:p w14:paraId="4F6EC76B" w14:textId="77777777" w:rsidR="00A30793" w:rsidRDefault="00FE1B44">
      <w:pPr>
        <w:pStyle w:val="PargrafodaLista"/>
        <w:numPr>
          <w:ilvl w:val="0"/>
          <w:numId w:val="10"/>
        </w:numPr>
        <w:spacing w:before="0" w:after="0"/>
        <w:rPr>
          <w:ins w:id="440" w:author="Karine Martins" w:date="2016-10-09T18:07:00Z"/>
        </w:rPr>
        <w:pPrChange w:id="441" w:author="Karine Martins" w:date="2016-10-09T18:07:00Z">
          <w:pPr>
            <w:pStyle w:val="PargrafodaLista"/>
            <w:numPr>
              <w:numId w:val="10"/>
            </w:numPr>
            <w:ind w:left="1854" w:hanging="360"/>
          </w:pPr>
        </w:pPrChange>
      </w:pPr>
      <w:r>
        <w:t>Relatórios</w:t>
      </w:r>
    </w:p>
    <w:p w14:paraId="67E53C05" w14:textId="130CB3A0" w:rsidR="008E3D06" w:rsidDel="0060041D" w:rsidRDefault="008E3D06">
      <w:pPr>
        <w:pStyle w:val="PargrafodaLista"/>
        <w:spacing w:before="0" w:after="0"/>
        <w:ind w:left="1854"/>
        <w:rPr>
          <w:del w:id="442" w:author="Nortti" w:date="2016-10-15T02:04:00Z"/>
        </w:rPr>
        <w:pPrChange w:id="443" w:author="Karine Martins" w:date="2016-10-09T18:07:00Z">
          <w:pPr>
            <w:pStyle w:val="PargrafodaLista"/>
            <w:numPr>
              <w:numId w:val="10"/>
            </w:numPr>
            <w:ind w:left="1854" w:hanging="360"/>
          </w:pPr>
        </w:pPrChange>
      </w:pPr>
    </w:p>
    <w:p w14:paraId="603C7816" w14:textId="1B7B7703" w:rsidR="00A30793" w:rsidDel="0060041D" w:rsidRDefault="00FE1B44">
      <w:pPr>
        <w:pStyle w:val="Ttulo3"/>
        <w:numPr>
          <w:ilvl w:val="3"/>
          <w:numId w:val="23"/>
        </w:numPr>
        <w:spacing w:before="0"/>
        <w:contextualSpacing/>
        <w:jc w:val="both"/>
        <w:rPr>
          <w:ins w:id="444" w:author="Karine Martins" w:date="2016-10-09T18:07:00Z"/>
          <w:del w:id="445" w:author="Nortti" w:date="2016-10-15T02:06:00Z"/>
        </w:rPr>
        <w:pPrChange w:id="446" w:author="Karine Martins" w:date="2016-10-09T18:07:00Z">
          <w:pPr>
            <w:pStyle w:val="Ttulo3"/>
            <w:numPr>
              <w:ilvl w:val="3"/>
              <w:numId w:val="23"/>
            </w:numPr>
            <w:spacing w:before="0" w:after="240"/>
            <w:ind w:left="720" w:hanging="720"/>
            <w:contextualSpacing/>
            <w:jc w:val="both"/>
          </w:pPr>
        </w:pPrChange>
      </w:pPr>
      <w:bookmarkStart w:id="447" w:name="_Toc462535574"/>
      <w:bookmarkEnd w:id="447"/>
      <w:del w:id="448" w:author="Nortti" w:date="2016-10-15T02:06:00Z">
        <w:r w:rsidDel="0060041D">
          <w:delText>Lista de Áreas de Negócio</w:delText>
        </w:r>
      </w:del>
    </w:p>
    <w:p w14:paraId="0AD7CFE4" w14:textId="6A9174F8" w:rsidR="008E3D06" w:rsidRPr="00B00AA7" w:rsidDel="0060041D" w:rsidRDefault="008E3D06">
      <w:pPr>
        <w:rPr>
          <w:del w:id="449" w:author="Nortti" w:date="2016-10-15T02:06:00Z"/>
        </w:rPr>
        <w:pPrChange w:id="450" w:author="Karine Martins" w:date="2016-10-09T18:07:00Z">
          <w:pPr>
            <w:pStyle w:val="Ttulo3"/>
            <w:numPr>
              <w:ilvl w:val="3"/>
              <w:numId w:val="23"/>
            </w:numPr>
            <w:spacing w:before="0" w:after="240"/>
            <w:ind w:left="720" w:hanging="720"/>
            <w:contextualSpacing/>
            <w:jc w:val="both"/>
          </w:pPr>
        </w:pPrChange>
      </w:pPr>
    </w:p>
    <w:p w14:paraId="144F26E3" w14:textId="66A031A5" w:rsidR="00A30793" w:rsidRDefault="00FE1B44">
      <w:pPr>
        <w:spacing w:before="0" w:after="0"/>
        <w:ind w:firstLine="1134"/>
        <w:pPrChange w:id="451" w:author="Karine Martins" w:date="2016-10-09T18:07:00Z">
          <w:pPr>
            <w:ind w:firstLine="1134"/>
          </w:pPr>
        </w:pPrChange>
      </w:pPr>
      <w:commentRangeStart w:id="452"/>
      <w:del w:id="453" w:author="Nortti" w:date="2016-10-15T02:06:00Z">
        <w:r w:rsidDel="0060041D">
          <w:delText>Nesse</w:delText>
        </w:r>
        <w:commentRangeEnd w:id="452"/>
        <w:r w:rsidR="008E3D06" w:rsidDel="0060041D">
          <w:rPr>
            <w:rStyle w:val="Refdecomentrio"/>
          </w:rPr>
          <w:commentReference w:id="452"/>
        </w:r>
        <w:r w:rsidDel="0060041D">
          <w:delText xml:space="preserve"> passo segue a lista de atividades por área de negócio</w:delText>
        </w:r>
      </w:del>
    </w:p>
    <w:tbl>
      <w:tblPr>
        <w:tblStyle w:val="Tabelacomgrade"/>
        <w:tblW w:w="9211" w:type="dxa"/>
        <w:tblInd w:w="-10" w:type="dxa"/>
        <w:tblCellMar>
          <w:left w:w="101" w:type="dxa"/>
        </w:tblCellMar>
        <w:tblLook w:val="04A0" w:firstRow="1" w:lastRow="0" w:firstColumn="1" w:lastColumn="0" w:noHBand="0" w:noVBand="1"/>
      </w:tblPr>
      <w:tblGrid>
        <w:gridCol w:w="4605"/>
        <w:gridCol w:w="4606"/>
      </w:tblGrid>
      <w:tr w:rsidR="00A30793" w14:paraId="2618D9A1" w14:textId="77777777">
        <w:trPr>
          <w:trHeight w:val="378"/>
        </w:trPr>
        <w:tc>
          <w:tcPr>
            <w:tcW w:w="9210" w:type="dxa"/>
            <w:gridSpan w:val="2"/>
            <w:tcBorders>
              <w:top w:val="single" w:sz="2" w:space="0" w:color="00000A"/>
              <w:left w:val="single" w:sz="2" w:space="0" w:color="00000A"/>
              <w:bottom w:val="single" w:sz="2" w:space="0" w:color="00000A"/>
              <w:right w:val="single" w:sz="2" w:space="0" w:color="00000A"/>
            </w:tcBorders>
            <w:shd w:val="clear" w:color="auto" w:fill="auto"/>
            <w:tcMar>
              <w:left w:w="101" w:type="dxa"/>
            </w:tcMar>
          </w:tcPr>
          <w:p w14:paraId="3B9389C3" w14:textId="77777777" w:rsidR="00A30793" w:rsidRDefault="00FE1B44">
            <w:pPr>
              <w:spacing w:line="240" w:lineRule="auto"/>
              <w:jc w:val="center"/>
              <w:rPr>
                <w:b/>
              </w:rPr>
            </w:pPr>
            <w:r>
              <w:rPr>
                <w:b/>
              </w:rPr>
              <w:t>Quadro 1 - Atividades por área de negócio</w:t>
            </w:r>
          </w:p>
        </w:tc>
      </w:tr>
      <w:tr w:rsidR="00A30793" w14:paraId="62E5B39E" w14:textId="77777777">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14:paraId="2261BC86" w14:textId="77777777" w:rsidR="00A30793" w:rsidRDefault="00FE1B44">
            <w:pPr>
              <w:pStyle w:val="PargrafodaLista"/>
              <w:numPr>
                <w:ilvl w:val="0"/>
                <w:numId w:val="11"/>
              </w:numPr>
              <w:spacing w:line="240" w:lineRule="auto"/>
            </w:pPr>
            <w:r>
              <w:t>Cadastros</w:t>
            </w:r>
          </w:p>
        </w:tc>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14:paraId="1A8A1BA7" w14:textId="77777777" w:rsidR="00A30793" w:rsidRDefault="00FE1B44">
            <w:pPr>
              <w:pStyle w:val="PargrafodaLista"/>
              <w:numPr>
                <w:ilvl w:val="1"/>
                <w:numId w:val="12"/>
              </w:numPr>
              <w:spacing w:line="240" w:lineRule="auto"/>
            </w:pPr>
            <w:r>
              <w:t>Cadastro de Usuário Administrador</w:t>
            </w:r>
          </w:p>
          <w:p w14:paraId="3F538745" w14:textId="77777777" w:rsidR="00A30793" w:rsidRDefault="00FE1B44">
            <w:pPr>
              <w:pStyle w:val="PargrafodaLista"/>
              <w:numPr>
                <w:ilvl w:val="1"/>
                <w:numId w:val="12"/>
              </w:numPr>
              <w:spacing w:line="240" w:lineRule="auto"/>
            </w:pPr>
            <w:r>
              <w:t>Cadastro de Corretor</w:t>
            </w:r>
          </w:p>
          <w:p w14:paraId="0279455A" w14:textId="77777777" w:rsidR="00A30793" w:rsidRDefault="00FE1B44">
            <w:pPr>
              <w:pStyle w:val="PargrafodaLista"/>
              <w:numPr>
                <w:ilvl w:val="1"/>
                <w:numId w:val="12"/>
              </w:numPr>
              <w:spacing w:line="240" w:lineRule="auto"/>
            </w:pPr>
            <w:r>
              <w:t>Cadastro de Funcionário</w:t>
            </w:r>
          </w:p>
          <w:p w14:paraId="016634AA" w14:textId="77777777" w:rsidR="00A30793" w:rsidRDefault="00FE1B44">
            <w:pPr>
              <w:pStyle w:val="PargrafodaLista"/>
              <w:numPr>
                <w:ilvl w:val="1"/>
                <w:numId w:val="12"/>
              </w:numPr>
              <w:spacing w:line="240" w:lineRule="auto"/>
            </w:pPr>
            <w:r>
              <w:t>Cadastro de Empreendimento</w:t>
            </w:r>
          </w:p>
          <w:p w14:paraId="48FEFC41" w14:textId="77777777" w:rsidR="00A30793" w:rsidRDefault="00FE1B44">
            <w:pPr>
              <w:pStyle w:val="PargrafodaLista"/>
              <w:numPr>
                <w:ilvl w:val="1"/>
                <w:numId w:val="12"/>
              </w:numPr>
              <w:spacing w:line="240" w:lineRule="auto"/>
            </w:pPr>
            <w:r>
              <w:t>Cadastro de Quadra</w:t>
            </w:r>
          </w:p>
          <w:p w14:paraId="792037AD" w14:textId="77777777" w:rsidR="00A30793" w:rsidRDefault="00FE1B44">
            <w:pPr>
              <w:pStyle w:val="PargrafodaLista"/>
              <w:numPr>
                <w:ilvl w:val="1"/>
                <w:numId w:val="12"/>
              </w:numPr>
              <w:spacing w:line="240" w:lineRule="auto"/>
            </w:pPr>
            <w:r>
              <w:t>Cadastro de Lote</w:t>
            </w:r>
          </w:p>
          <w:p w14:paraId="6404CE6C" w14:textId="77777777" w:rsidR="00A30793" w:rsidRDefault="00FE1B44">
            <w:pPr>
              <w:pStyle w:val="PargrafodaLista"/>
              <w:numPr>
                <w:ilvl w:val="1"/>
                <w:numId w:val="12"/>
              </w:numPr>
              <w:spacing w:line="240" w:lineRule="auto"/>
            </w:pPr>
            <w:r>
              <w:t>Listagem de Corretores</w:t>
            </w:r>
          </w:p>
          <w:p w14:paraId="276FF8B3" w14:textId="77777777" w:rsidR="00A30793" w:rsidRDefault="00FE1B44">
            <w:pPr>
              <w:pStyle w:val="PargrafodaLista"/>
              <w:numPr>
                <w:ilvl w:val="1"/>
                <w:numId w:val="12"/>
              </w:numPr>
              <w:spacing w:line="240" w:lineRule="auto"/>
            </w:pPr>
            <w:r>
              <w:t>Listagem de Funcionários</w:t>
            </w:r>
          </w:p>
          <w:p w14:paraId="0DA4C159" w14:textId="77777777" w:rsidR="00A30793" w:rsidRDefault="00FE1B44">
            <w:pPr>
              <w:pStyle w:val="PargrafodaLista"/>
              <w:numPr>
                <w:ilvl w:val="1"/>
                <w:numId w:val="12"/>
              </w:numPr>
              <w:spacing w:line="240" w:lineRule="auto"/>
            </w:pPr>
            <w:r>
              <w:t>Listagem de Empreendimento</w:t>
            </w:r>
          </w:p>
          <w:p w14:paraId="049A3067" w14:textId="77777777" w:rsidR="00A30793" w:rsidRDefault="00FE1B44">
            <w:pPr>
              <w:pStyle w:val="PargrafodaLista"/>
              <w:numPr>
                <w:ilvl w:val="1"/>
                <w:numId w:val="12"/>
              </w:numPr>
              <w:spacing w:line="240" w:lineRule="auto"/>
            </w:pPr>
            <w:r>
              <w:t>Listagem de Quadra</w:t>
            </w:r>
          </w:p>
          <w:p w14:paraId="2A3F9452" w14:textId="77777777" w:rsidR="00A30793" w:rsidRDefault="00FE1B44">
            <w:pPr>
              <w:pStyle w:val="PargrafodaLista"/>
              <w:numPr>
                <w:ilvl w:val="1"/>
                <w:numId w:val="12"/>
              </w:numPr>
              <w:spacing w:line="240" w:lineRule="auto"/>
            </w:pPr>
            <w:r>
              <w:t>Listagem de Lote</w:t>
            </w:r>
          </w:p>
          <w:p w14:paraId="6429CA67" w14:textId="77777777" w:rsidR="00A30793" w:rsidRDefault="00FE1B44">
            <w:pPr>
              <w:pStyle w:val="PargrafodaLista"/>
              <w:numPr>
                <w:ilvl w:val="1"/>
                <w:numId w:val="12"/>
              </w:numPr>
              <w:spacing w:line="240" w:lineRule="auto"/>
            </w:pPr>
            <w:r>
              <w:t>Exclusão de Corretor</w:t>
            </w:r>
          </w:p>
          <w:p w14:paraId="3246CF99" w14:textId="77777777" w:rsidR="00A30793" w:rsidRDefault="00FE1B44">
            <w:pPr>
              <w:pStyle w:val="PargrafodaLista"/>
              <w:numPr>
                <w:ilvl w:val="1"/>
                <w:numId w:val="12"/>
              </w:numPr>
              <w:spacing w:line="240" w:lineRule="auto"/>
            </w:pPr>
            <w:r>
              <w:t>Exclusão de Funcionário</w:t>
            </w:r>
          </w:p>
          <w:p w14:paraId="6196F5EC" w14:textId="77777777" w:rsidR="00A30793" w:rsidRDefault="00FE1B44">
            <w:pPr>
              <w:pStyle w:val="PargrafodaLista"/>
              <w:numPr>
                <w:ilvl w:val="1"/>
                <w:numId w:val="12"/>
              </w:numPr>
              <w:spacing w:line="240" w:lineRule="auto"/>
            </w:pPr>
            <w:r>
              <w:t>Exclusão de Empreendimento</w:t>
            </w:r>
          </w:p>
          <w:p w14:paraId="77655AAA" w14:textId="77777777" w:rsidR="00A30793" w:rsidRDefault="00FE1B44">
            <w:pPr>
              <w:pStyle w:val="PargrafodaLista"/>
              <w:numPr>
                <w:ilvl w:val="1"/>
                <w:numId w:val="12"/>
              </w:numPr>
              <w:spacing w:line="240" w:lineRule="auto"/>
            </w:pPr>
            <w:r>
              <w:t>Exclusão de Quadra</w:t>
            </w:r>
          </w:p>
          <w:p w14:paraId="0654163C" w14:textId="77777777" w:rsidR="00A30793" w:rsidRDefault="00FE1B44">
            <w:pPr>
              <w:pStyle w:val="PargrafodaLista"/>
              <w:numPr>
                <w:ilvl w:val="1"/>
                <w:numId w:val="12"/>
              </w:numPr>
              <w:spacing w:line="240" w:lineRule="auto"/>
            </w:pPr>
            <w:r>
              <w:t>Exclusão de Lote</w:t>
            </w:r>
          </w:p>
        </w:tc>
      </w:tr>
      <w:tr w:rsidR="00A30793" w14:paraId="2CBB8F0B" w14:textId="77777777">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14:paraId="21289A9A" w14:textId="77777777" w:rsidR="00A30793" w:rsidRDefault="00FE1B44">
            <w:pPr>
              <w:pStyle w:val="PargrafodaLista"/>
              <w:numPr>
                <w:ilvl w:val="0"/>
                <w:numId w:val="11"/>
              </w:numPr>
              <w:spacing w:line="240" w:lineRule="auto"/>
            </w:pPr>
            <w:r>
              <w:t>Vendas</w:t>
            </w:r>
          </w:p>
        </w:tc>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14:paraId="2DBFD67F" w14:textId="77777777" w:rsidR="00A30793" w:rsidRDefault="00FE1B44">
            <w:pPr>
              <w:spacing w:line="240" w:lineRule="auto"/>
            </w:pPr>
            <w:r>
              <w:t>2.1) Selecionar Corretor que efetuou a venda</w:t>
            </w:r>
          </w:p>
          <w:p w14:paraId="339483BB" w14:textId="77777777" w:rsidR="00A30793" w:rsidRDefault="00FE1B44">
            <w:pPr>
              <w:spacing w:line="240" w:lineRule="auto"/>
            </w:pPr>
            <w:r>
              <w:lastRenderedPageBreak/>
              <w:t>2.2) Alterar Valor do Lote</w:t>
            </w:r>
          </w:p>
          <w:p w14:paraId="638E5C3F" w14:textId="77777777" w:rsidR="00A30793" w:rsidRDefault="00FE1B44">
            <w:pPr>
              <w:spacing w:line="240" w:lineRule="auto"/>
            </w:pPr>
            <w:proofErr w:type="gramStart"/>
            <w:r>
              <w:t>2.3)</w:t>
            </w:r>
            <w:proofErr w:type="gramEnd"/>
            <w:r>
              <w:t xml:space="preserve"> Alterar porcentagem do corretor</w:t>
            </w:r>
          </w:p>
          <w:p w14:paraId="6775C961" w14:textId="77777777" w:rsidR="00A30793" w:rsidRDefault="00FE1B44">
            <w:pPr>
              <w:spacing w:line="240" w:lineRule="auto"/>
            </w:pPr>
            <w:r>
              <w:t>2.4) Alterar Status do Lote</w:t>
            </w:r>
          </w:p>
        </w:tc>
      </w:tr>
      <w:tr w:rsidR="00A30793" w14:paraId="4899E6DF" w14:textId="77777777">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14:paraId="326B55B0" w14:textId="77777777" w:rsidR="00A30793" w:rsidRDefault="00FE1B44">
            <w:pPr>
              <w:pStyle w:val="PargrafodaLista"/>
              <w:numPr>
                <w:ilvl w:val="0"/>
                <w:numId w:val="11"/>
              </w:numPr>
              <w:spacing w:line="240" w:lineRule="auto"/>
            </w:pPr>
            <w:r>
              <w:lastRenderedPageBreak/>
              <w:t>Relatórios</w:t>
            </w:r>
          </w:p>
        </w:tc>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14:paraId="5AC31FB8" w14:textId="77777777" w:rsidR="00A30793" w:rsidRDefault="00FE1B44">
            <w:pPr>
              <w:spacing w:line="240" w:lineRule="auto"/>
            </w:pPr>
            <w:r>
              <w:t>3.1) Relatório de Vendas</w:t>
            </w:r>
          </w:p>
          <w:p w14:paraId="0AA4CD6F" w14:textId="77777777" w:rsidR="00A30793" w:rsidRDefault="00FE1B44">
            <w:pPr>
              <w:spacing w:line="240" w:lineRule="auto"/>
            </w:pPr>
            <w:r>
              <w:t>3.2) Relatório de Vendas por Corretor</w:t>
            </w:r>
          </w:p>
          <w:p w14:paraId="6F69CAE7" w14:textId="77777777" w:rsidR="00A30793" w:rsidRDefault="00FE1B44">
            <w:pPr>
              <w:spacing w:line="240" w:lineRule="auto"/>
            </w:pPr>
            <w:r>
              <w:t>3.3) Relatório de Lotes Disponíveis/Vendidos</w:t>
            </w:r>
          </w:p>
        </w:tc>
      </w:tr>
    </w:tbl>
    <w:p w14:paraId="533AC2AA" w14:textId="77777777" w:rsidR="00A30793" w:rsidRDefault="00FE1B44">
      <w:pPr>
        <w:spacing w:before="0" w:after="0"/>
        <w:jc w:val="center"/>
        <w:rPr>
          <w:b/>
          <w:sz w:val="20"/>
        </w:rPr>
      </w:pPr>
      <w:r>
        <w:rPr>
          <w:sz w:val="20"/>
        </w:rPr>
        <w:t xml:space="preserve">Fonte: </w:t>
      </w:r>
      <w:r>
        <w:rPr>
          <w:b/>
          <w:sz w:val="20"/>
        </w:rPr>
        <w:t>PRÓPRIA, 2016</w:t>
      </w:r>
    </w:p>
    <w:p w14:paraId="104AE2CE" w14:textId="77777777" w:rsidR="00A30793" w:rsidRDefault="00A30793">
      <w:pPr>
        <w:spacing w:before="0" w:after="0"/>
        <w:jc w:val="center"/>
        <w:rPr>
          <w:b/>
          <w:sz w:val="20"/>
        </w:rPr>
      </w:pPr>
    </w:p>
    <w:p w14:paraId="23EBB3A8" w14:textId="77777777" w:rsidR="00A30793" w:rsidRDefault="00FE1B44">
      <w:pPr>
        <w:pStyle w:val="Ttulo3"/>
        <w:numPr>
          <w:ilvl w:val="2"/>
          <w:numId w:val="23"/>
        </w:numPr>
        <w:spacing w:before="0" w:after="240"/>
        <w:contextualSpacing/>
        <w:jc w:val="both"/>
      </w:pPr>
      <w:bookmarkStart w:id="454" w:name="_Toc462535575"/>
      <w:bookmarkEnd w:id="454"/>
      <w:r>
        <w:t>Planejar por Funcionalidade</w:t>
      </w:r>
    </w:p>
    <w:p w14:paraId="2457FE10" w14:textId="77777777" w:rsidR="00A30793" w:rsidRDefault="00FE1B44">
      <w:pPr>
        <w:ind w:firstLine="1134"/>
        <w:jc w:val="both"/>
        <w:rPr>
          <w:color w:val="000000"/>
        </w:rPr>
      </w:pPr>
      <w:r>
        <w:rPr>
          <w:color w:val="000000"/>
        </w:rPr>
        <w:t>Tem</w:t>
      </w:r>
      <w:ins w:id="455" w:author="Karine Martins" w:date="2016-10-09T18:08:00Z">
        <w:r w:rsidR="008E3D06">
          <w:rPr>
            <w:color w:val="000000"/>
          </w:rPr>
          <w:t>-se</w:t>
        </w:r>
      </w:ins>
      <w:del w:id="456" w:author="Karine Martins" w:date="2016-10-09T18:08:00Z">
        <w:r w:rsidDel="008E3D06">
          <w:rPr>
            <w:color w:val="000000"/>
          </w:rPr>
          <w:delText>os</w:delText>
        </w:r>
      </w:del>
      <w:r>
        <w:rPr>
          <w:color w:val="000000"/>
        </w:rPr>
        <w:t xml:space="preserve"> nessa etapa a ordem de implementação das atividades e o tempo utilizado para as iterações. As </w:t>
      </w:r>
      <w:commentRangeStart w:id="457"/>
      <w:r>
        <w:rPr>
          <w:color w:val="000000"/>
        </w:rPr>
        <w:t>atividades</w:t>
      </w:r>
      <w:commentRangeEnd w:id="457"/>
      <w:r w:rsidR="008E3D06">
        <w:rPr>
          <w:rStyle w:val="Refdecomentrio"/>
        </w:rPr>
        <w:commentReference w:id="457"/>
      </w:r>
      <w:r>
        <w:rPr>
          <w:color w:val="000000"/>
        </w:rPr>
        <w:t xml:space="preserve"> são priorizadas de acordo com a dependência entre elas, bem como o prazo do desenvolvimento.</w:t>
      </w:r>
    </w:p>
    <w:p w14:paraId="5EBA70F8" w14:textId="77777777" w:rsidR="00A30793" w:rsidRDefault="00FE1B44">
      <w:pPr>
        <w:rPr>
          <w:b/>
        </w:rPr>
      </w:pPr>
      <w:r>
        <w:rPr>
          <w:b/>
        </w:rPr>
        <w:t>Prazo de Iterações: 2 semanas</w:t>
      </w:r>
    </w:p>
    <w:tbl>
      <w:tblPr>
        <w:tblStyle w:val="Tabelacomgrade"/>
        <w:tblW w:w="9211" w:type="dxa"/>
        <w:tblInd w:w="-10" w:type="dxa"/>
        <w:tblCellMar>
          <w:left w:w="98" w:type="dxa"/>
        </w:tblCellMar>
        <w:tblLook w:val="04A0" w:firstRow="1" w:lastRow="0" w:firstColumn="1" w:lastColumn="0" w:noHBand="0" w:noVBand="1"/>
      </w:tblPr>
      <w:tblGrid>
        <w:gridCol w:w="9211"/>
      </w:tblGrid>
      <w:tr w:rsidR="00A30793" w14:paraId="01A29E2D" w14:textId="77777777">
        <w:tc>
          <w:tcPr>
            <w:tcW w:w="9211" w:type="dxa"/>
            <w:shd w:val="clear" w:color="auto" w:fill="auto"/>
            <w:tcMar>
              <w:left w:w="98" w:type="dxa"/>
            </w:tcMar>
          </w:tcPr>
          <w:p w14:paraId="318CCD09" w14:textId="77777777" w:rsidR="00A30793" w:rsidRDefault="00FE1B44">
            <w:pPr>
              <w:jc w:val="center"/>
              <w:rPr>
                <w:b/>
              </w:rPr>
            </w:pPr>
            <w:r>
              <w:rPr>
                <w:b/>
              </w:rPr>
              <w:t>Quadro 2 – Funcionalidades priorizadas e com Prazo</w:t>
            </w:r>
          </w:p>
        </w:tc>
      </w:tr>
      <w:tr w:rsidR="00A30793" w14:paraId="0D596B33" w14:textId="77777777">
        <w:tc>
          <w:tcPr>
            <w:tcW w:w="9211" w:type="dxa"/>
            <w:shd w:val="clear" w:color="auto" w:fill="auto"/>
            <w:tcMar>
              <w:left w:w="98" w:type="dxa"/>
            </w:tcMar>
          </w:tcPr>
          <w:p w14:paraId="569AD7E6" w14:textId="77777777" w:rsidR="00A30793" w:rsidRDefault="00FE1B44">
            <w:pPr>
              <w:jc w:val="center"/>
              <w:rPr>
                <w:b/>
              </w:rPr>
            </w:pPr>
            <w:r>
              <w:rPr>
                <w:b/>
              </w:rPr>
              <w:t>Início: 28/03/2016 Fim: 08/04/2016</w:t>
            </w:r>
          </w:p>
        </w:tc>
      </w:tr>
      <w:tr w:rsidR="00A30793" w14:paraId="01EBA854" w14:textId="77777777">
        <w:tc>
          <w:tcPr>
            <w:tcW w:w="9211" w:type="dxa"/>
            <w:shd w:val="clear" w:color="auto" w:fill="auto"/>
            <w:tcMar>
              <w:left w:w="98" w:type="dxa"/>
            </w:tcMar>
          </w:tcPr>
          <w:p w14:paraId="3A723DE6" w14:textId="77777777" w:rsidR="00A30793" w:rsidRDefault="00FE1B44">
            <w:pPr>
              <w:pStyle w:val="PargrafodaLista"/>
              <w:numPr>
                <w:ilvl w:val="0"/>
                <w:numId w:val="13"/>
              </w:numPr>
            </w:pPr>
            <w:r>
              <w:t>Cadastro de Usuário Administrador</w:t>
            </w:r>
          </w:p>
          <w:p w14:paraId="4BBD6723" w14:textId="77777777" w:rsidR="00A30793" w:rsidRDefault="00FE1B44">
            <w:pPr>
              <w:pStyle w:val="PargrafodaLista"/>
              <w:numPr>
                <w:ilvl w:val="0"/>
                <w:numId w:val="13"/>
              </w:numPr>
            </w:pPr>
            <w:proofErr w:type="spellStart"/>
            <w:r w:rsidRPr="008E3D06">
              <w:rPr>
                <w:i/>
                <w:rPrChange w:id="458" w:author="Karine Martins" w:date="2016-10-09T18:09:00Z">
                  <w:rPr/>
                </w:rPrChange>
              </w:rPr>
              <w:t>Login</w:t>
            </w:r>
            <w:proofErr w:type="spellEnd"/>
            <w:r>
              <w:t xml:space="preserve"> no Sistema</w:t>
            </w:r>
          </w:p>
          <w:p w14:paraId="3C2A879A" w14:textId="77777777" w:rsidR="00A30793" w:rsidRDefault="00FE1B44">
            <w:pPr>
              <w:pStyle w:val="PargrafodaLista"/>
              <w:numPr>
                <w:ilvl w:val="0"/>
                <w:numId w:val="13"/>
              </w:numPr>
            </w:pPr>
            <w:r>
              <w:t>Cadastro de Empreendimento</w:t>
            </w:r>
          </w:p>
          <w:p w14:paraId="46A0E946" w14:textId="77777777" w:rsidR="00A30793" w:rsidRDefault="00FE1B44">
            <w:pPr>
              <w:pStyle w:val="PargrafodaLista"/>
              <w:numPr>
                <w:ilvl w:val="0"/>
                <w:numId w:val="13"/>
              </w:numPr>
            </w:pPr>
            <w:r>
              <w:t>Cadastro de Quadra</w:t>
            </w:r>
          </w:p>
          <w:p w14:paraId="26220377" w14:textId="77777777" w:rsidR="00A30793" w:rsidRDefault="00FE1B44">
            <w:pPr>
              <w:pStyle w:val="PargrafodaLista"/>
              <w:numPr>
                <w:ilvl w:val="0"/>
                <w:numId w:val="13"/>
              </w:numPr>
            </w:pPr>
            <w:r>
              <w:t>Cadastro de Lote</w:t>
            </w:r>
          </w:p>
        </w:tc>
      </w:tr>
      <w:tr w:rsidR="00A30793" w14:paraId="076A246B" w14:textId="77777777">
        <w:tc>
          <w:tcPr>
            <w:tcW w:w="9211" w:type="dxa"/>
            <w:shd w:val="clear" w:color="auto" w:fill="auto"/>
            <w:tcMar>
              <w:left w:w="98" w:type="dxa"/>
            </w:tcMar>
          </w:tcPr>
          <w:p w14:paraId="48A5458E" w14:textId="77777777" w:rsidR="00A30793" w:rsidRDefault="00FE1B44">
            <w:pPr>
              <w:pStyle w:val="PargrafodaLista"/>
              <w:jc w:val="center"/>
              <w:rPr>
                <w:b/>
              </w:rPr>
            </w:pPr>
            <w:r>
              <w:rPr>
                <w:b/>
              </w:rPr>
              <w:t>Início: 09/04/2016 Fim: 22/04/2016</w:t>
            </w:r>
          </w:p>
        </w:tc>
      </w:tr>
      <w:tr w:rsidR="00A30793" w14:paraId="27484428" w14:textId="77777777">
        <w:tc>
          <w:tcPr>
            <w:tcW w:w="9211" w:type="dxa"/>
            <w:shd w:val="clear" w:color="auto" w:fill="auto"/>
            <w:tcMar>
              <w:left w:w="98" w:type="dxa"/>
            </w:tcMar>
          </w:tcPr>
          <w:p w14:paraId="0E03E076" w14:textId="77777777" w:rsidR="00A30793" w:rsidRDefault="00FE1B44">
            <w:pPr>
              <w:pStyle w:val="PargrafodaLista"/>
              <w:numPr>
                <w:ilvl w:val="0"/>
                <w:numId w:val="13"/>
              </w:numPr>
            </w:pPr>
            <w:r>
              <w:t>Cadastro de Corretor</w:t>
            </w:r>
          </w:p>
          <w:p w14:paraId="45C6BC33" w14:textId="77777777" w:rsidR="00A30793" w:rsidRDefault="00FE1B44">
            <w:pPr>
              <w:pStyle w:val="PargrafodaLista"/>
              <w:numPr>
                <w:ilvl w:val="0"/>
                <w:numId w:val="13"/>
              </w:numPr>
            </w:pPr>
            <w:r>
              <w:t>Selecionar Corretor que efetuou a venda</w:t>
            </w:r>
          </w:p>
          <w:p w14:paraId="742EC63E" w14:textId="77777777" w:rsidR="00A30793" w:rsidRDefault="00FE1B44">
            <w:pPr>
              <w:pStyle w:val="PargrafodaLista"/>
              <w:numPr>
                <w:ilvl w:val="0"/>
                <w:numId w:val="13"/>
              </w:numPr>
            </w:pPr>
            <w:r>
              <w:t>Alterar valor do lote</w:t>
            </w:r>
          </w:p>
          <w:p w14:paraId="417830EF" w14:textId="77777777" w:rsidR="00A30793" w:rsidRDefault="00FE1B44">
            <w:pPr>
              <w:pStyle w:val="PargrafodaLista"/>
              <w:numPr>
                <w:ilvl w:val="0"/>
                <w:numId w:val="13"/>
              </w:numPr>
            </w:pPr>
            <w:r>
              <w:lastRenderedPageBreak/>
              <w:t>Alterar porcentagem do corretor</w:t>
            </w:r>
          </w:p>
          <w:p w14:paraId="3AFA16C5" w14:textId="77777777" w:rsidR="00A30793" w:rsidRDefault="00FE1B44">
            <w:pPr>
              <w:pStyle w:val="PargrafodaLista"/>
              <w:numPr>
                <w:ilvl w:val="0"/>
                <w:numId w:val="13"/>
              </w:numPr>
            </w:pPr>
            <w:r>
              <w:t xml:space="preserve">Alterar </w:t>
            </w:r>
            <w:r w:rsidRPr="008E3D06">
              <w:rPr>
                <w:i/>
                <w:rPrChange w:id="459" w:author="Karine Martins" w:date="2016-10-09T18:09:00Z">
                  <w:rPr/>
                </w:rPrChange>
              </w:rPr>
              <w:t>Status</w:t>
            </w:r>
            <w:r>
              <w:t xml:space="preserve"> do Lote</w:t>
            </w:r>
          </w:p>
        </w:tc>
      </w:tr>
      <w:tr w:rsidR="00A30793" w14:paraId="28824661" w14:textId="77777777">
        <w:tc>
          <w:tcPr>
            <w:tcW w:w="9211" w:type="dxa"/>
            <w:shd w:val="clear" w:color="auto" w:fill="auto"/>
            <w:tcMar>
              <w:left w:w="98" w:type="dxa"/>
            </w:tcMar>
          </w:tcPr>
          <w:p w14:paraId="1A6B7C0A" w14:textId="77777777" w:rsidR="00A30793" w:rsidRDefault="00FE1B44">
            <w:pPr>
              <w:pStyle w:val="PargrafodaLista"/>
              <w:jc w:val="center"/>
              <w:rPr>
                <w:b/>
              </w:rPr>
            </w:pPr>
            <w:r>
              <w:rPr>
                <w:b/>
              </w:rPr>
              <w:lastRenderedPageBreak/>
              <w:t>Início: 23/04/2016 Fim: 07/05/2016</w:t>
            </w:r>
          </w:p>
        </w:tc>
      </w:tr>
      <w:tr w:rsidR="00A30793" w14:paraId="59098464" w14:textId="77777777">
        <w:tc>
          <w:tcPr>
            <w:tcW w:w="9211" w:type="dxa"/>
            <w:shd w:val="clear" w:color="auto" w:fill="auto"/>
            <w:tcMar>
              <w:left w:w="98" w:type="dxa"/>
            </w:tcMar>
          </w:tcPr>
          <w:p w14:paraId="28D2BA4D" w14:textId="77777777" w:rsidR="00A30793" w:rsidRDefault="00FE1B44">
            <w:pPr>
              <w:pStyle w:val="PargrafodaLista"/>
              <w:numPr>
                <w:ilvl w:val="0"/>
                <w:numId w:val="13"/>
              </w:numPr>
            </w:pPr>
            <w:r>
              <w:t>Relatório de Vendas</w:t>
            </w:r>
          </w:p>
          <w:p w14:paraId="3741E541" w14:textId="77777777" w:rsidR="00A30793" w:rsidRDefault="00FE1B44">
            <w:pPr>
              <w:pStyle w:val="PargrafodaLista"/>
              <w:numPr>
                <w:ilvl w:val="0"/>
                <w:numId w:val="13"/>
              </w:numPr>
            </w:pPr>
            <w:r>
              <w:t>Relatório de Vendas por Corretor</w:t>
            </w:r>
          </w:p>
          <w:p w14:paraId="7604BAD0" w14:textId="77777777" w:rsidR="00A30793" w:rsidRDefault="00FE1B44">
            <w:pPr>
              <w:pStyle w:val="PargrafodaLista"/>
              <w:numPr>
                <w:ilvl w:val="0"/>
                <w:numId w:val="13"/>
              </w:numPr>
            </w:pPr>
            <w:r>
              <w:t>Relatório de Lotes Disponíveis e Vendidos</w:t>
            </w:r>
          </w:p>
          <w:p w14:paraId="2E7FB35A" w14:textId="77777777" w:rsidR="00A30793" w:rsidRDefault="00FE1B44">
            <w:pPr>
              <w:pStyle w:val="PargrafodaLista"/>
              <w:numPr>
                <w:ilvl w:val="0"/>
                <w:numId w:val="13"/>
              </w:numPr>
            </w:pPr>
            <w:r>
              <w:t>Cadastro de Funcionário</w:t>
            </w:r>
          </w:p>
          <w:p w14:paraId="74104BD9" w14:textId="77777777" w:rsidR="00A30793" w:rsidRDefault="00FE1B44">
            <w:pPr>
              <w:pStyle w:val="PargrafodaLista"/>
              <w:numPr>
                <w:ilvl w:val="0"/>
                <w:numId w:val="13"/>
              </w:numPr>
            </w:pPr>
            <w:r>
              <w:t>Listagem de Funcionário</w:t>
            </w:r>
          </w:p>
          <w:p w14:paraId="303AC0F7" w14:textId="77777777" w:rsidR="00A30793" w:rsidRDefault="00FE1B44">
            <w:pPr>
              <w:pStyle w:val="PargrafodaLista"/>
              <w:numPr>
                <w:ilvl w:val="0"/>
                <w:numId w:val="13"/>
              </w:numPr>
            </w:pPr>
            <w:r>
              <w:t>Exclusão de Funcionário</w:t>
            </w:r>
          </w:p>
        </w:tc>
      </w:tr>
      <w:tr w:rsidR="00A30793" w14:paraId="0539133F" w14:textId="77777777">
        <w:tc>
          <w:tcPr>
            <w:tcW w:w="9211" w:type="dxa"/>
            <w:shd w:val="clear" w:color="auto" w:fill="auto"/>
            <w:tcMar>
              <w:left w:w="98" w:type="dxa"/>
            </w:tcMar>
          </w:tcPr>
          <w:p w14:paraId="5D28E72A" w14:textId="77777777" w:rsidR="00A30793" w:rsidRDefault="00FE1B44">
            <w:pPr>
              <w:pStyle w:val="PargrafodaLista"/>
              <w:jc w:val="center"/>
              <w:rPr>
                <w:b/>
              </w:rPr>
            </w:pPr>
            <w:r>
              <w:rPr>
                <w:b/>
              </w:rPr>
              <w:t>Início: 08/05/2016 Fim: 22/05/2016</w:t>
            </w:r>
          </w:p>
        </w:tc>
      </w:tr>
      <w:tr w:rsidR="00A30793" w14:paraId="24D64061" w14:textId="77777777">
        <w:tc>
          <w:tcPr>
            <w:tcW w:w="9211" w:type="dxa"/>
            <w:shd w:val="clear" w:color="auto" w:fill="auto"/>
            <w:tcMar>
              <w:left w:w="98" w:type="dxa"/>
            </w:tcMar>
          </w:tcPr>
          <w:p w14:paraId="79A41B52" w14:textId="77777777" w:rsidR="00A30793" w:rsidRDefault="00FE1B44">
            <w:pPr>
              <w:pStyle w:val="PargrafodaLista"/>
              <w:numPr>
                <w:ilvl w:val="0"/>
                <w:numId w:val="13"/>
              </w:numPr>
            </w:pPr>
            <w:r>
              <w:t>Listagem de Empreendimentos</w:t>
            </w:r>
          </w:p>
          <w:p w14:paraId="27B904EA" w14:textId="77777777" w:rsidR="00A30793" w:rsidRDefault="00FE1B44">
            <w:pPr>
              <w:pStyle w:val="PargrafodaLista"/>
              <w:numPr>
                <w:ilvl w:val="0"/>
                <w:numId w:val="13"/>
              </w:numPr>
            </w:pPr>
            <w:r>
              <w:t>Exclusão de Empreendimentos</w:t>
            </w:r>
          </w:p>
          <w:p w14:paraId="7FFE3CAD" w14:textId="77777777" w:rsidR="00A30793" w:rsidRDefault="00FE1B44">
            <w:pPr>
              <w:pStyle w:val="PargrafodaLista"/>
              <w:numPr>
                <w:ilvl w:val="0"/>
                <w:numId w:val="13"/>
              </w:numPr>
            </w:pPr>
            <w:r>
              <w:t>Listagem de Quadras</w:t>
            </w:r>
          </w:p>
          <w:p w14:paraId="576AB77A" w14:textId="77777777" w:rsidR="00A30793" w:rsidRDefault="00FE1B44">
            <w:pPr>
              <w:pStyle w:val="PargrafodaLista"/>
              <w:numPr>
                <w:ilvl w:val="0"/>
                <w:numId w:val="13"/>
              </w:numPr>
            </w:pPr>
            <w:r>
              <w:t>Exclusão de Quadra</w:t>
            </w:r>
          </w:p>
          <w:p w14:paraId="340D9C43" w14:textId="77777777" w:rsidR="00A30793" w:rsidRDefault="00FE1B44">
            <w:pPr>
              <w:pStyle w:val="PargrafodaLista"/>
              <w:numPr>
                <w:ilvl w:val="0"/>
                <w:numId w:val="13"/>
              </w:numPr>
            </w:pPr>
            <w:r>
              <w:t>Listagem de Lotes</w:t>
            </w:r>
          </w:p>
          <w:p w14:paraId="0930811F" w14:textId="77777777" w:rsidR="00A30793" w:rsidRDefault="00FE1B44">
            <w:pPr>
              <w:pStyle w:val="PargrafodaLista"/>
              <w:numPr>
                <w:ilvl w:val="0"/>
                <w:numId w:val="13"/>
              </w:numPr>
            </w:pPr>
            <w:r>
              <w:t>Exclusão de Lotes</w:t>
            </w:r>
          </w:p>
        </w:tc>
      </w:tr>
      <w:tr w:rsidR="00A30793" w14:paraId="5BC303BE" w14:textId="77777777">
        <w:tc>
          <w:tcPr>
            <w:tcW w:w="9211" w:type="dxa"/>
            <w:shd w:val="clear" w:color="auto" w:fill="auto"/>
            <w:tcMar>
              <w:left w:w="98" w:type="dxa"/>
            </w:tcMar>
          </w:tcPr>
          <w:p w14:paraId="4A7092F8" w14:textId="77777777" w:rsidR="00A30793" w:rsidRDefault="00FE1B44">
            <w:pPr>
              <w:pStyle w:val="PargrafodaLista"/>
              <w:jc w:val="center"/>
              <w:rPr>
                <w:b/>
              </w:rPr>
            </w:pPr>
            <w:r>
              <w:rPr>
                <w:b/>
              </w:rPr>
              <w:t>Início: 23/05/2016 Fim: 06/06/2016</w:t>
            </w:r>
          </w:p>
        </w:tc>
      </w:tr>
      <w:tr w:rsidR="00A30793" w14:paraId="6B595F73" w14:textId="77777777">
        <w:tc>
          <w:tcPr>
            <w:tcW w:w="9211" w:type="dxa"/>
            <w:shd w:val="clear" w:color="auto" w:fill="auto"/>
            <w:tcMar>
              <w:left w:w="98" w:type="dxa"/>
            </w:tcMar>
          </w:tcPr>
          <w:p w14:paraId="63736D15" w14:textId="77777777" w:rsidR="00A30793" w:rsidRDefault="00FE1B44">
            <w:pPr>
              <w:pStyle w:val="PargrafodaLista"/>
              <w:numPr>
                <w:ilvl w:val="0"/>
                <w:numId w:val="13"/>
              </w:numPr>
            </w:pPr>
            <w:r>
              <w:t>Listagem de Corretores</w:t>
            </w:r>
          </w:p>
          <w:p w14:paraId="5E2CAF65" w14:textId="77777777" w:rsidR="00A30793" w:rsidRDefault="00FE1B44">
            <w:pPr>
              <w:pStyle w:val="PargrafodaLista"/>
              <w:numPr>
                <w:ilvl w:val="0"/>
                <w:numId w:val="13"/>
              </w:numPr>
            </w:pPr>
            <w:r>
              <w:t>Exclusão de Corretores</w:t>
            </w:r>
          </w:p>
          <w:p w14:paraId="73519DB0" w14:textId="77777777" w:rsidR="00A30793" w:rsidRDefault="00FE1B44">
            <w:pPr>
              <w:pStyle w:val="PargrafodaLista"/>
              <w:numPr>
                <w:ilvl w:val="0"/>
                <w:numId w:val="13"/>
              </w:numPr>
            </w:pPr>
            <w:proofErr w:type="spellStart"/>
            <w:r w:rsidRPr="008E3D06">
              <w:rPr>
                <w:i/>
                <w:rPrChange w:id="460" w:author="Karine Martins" w:date="2016-10-09T18:09:00Z">
                  <w:rPr/>
                </w:rPrChange>
              </w:rPr>
              <w:t>Logout</w:t>
            </w:r>
            <w:proofErr w:type="spellEnd"/>
            <w:r>
              <w:t xml:space="preserve"> do Sistema</w:t>
            </w:r>
          </w:p>
          <w:p w14:paraId="1D1B6DA3" w14:textId="77777777" w:rsidR="00A30793" w:rsidRDefault="00FE1B44">
            <w:pPr>
              <w:pStyle w:val="PargrafodaLista"/>
              <w:numPr>
                <w:ilvl w:val="0"/>
                <w:numId w:val="13"/>
              </w:numPr>
            </w:pPr>
            <w:r w:rsidRPr="008E3D06">
              <w:rPr>
                <w:i/>
                <w:rPrChange w:id="461" w:author="Karine Martins" w:date="2016-10-09T18:09:00Z">
                  <w:rPr/>
                </w:rPrChange>
              </w:rPr>
              <w:t>Log</w:t>
            </w:r>
            <w:r>
              <w:t xml:space="preserve"> de ações da aplicação</w:t>
            </w:r>
          </w:p>
          <w:p w14:paraId="4049D411" w14:textId="77777777" w:rsidR="00A30793" w:rsidRDefault="00FE1B44">
            <w:pPr>
              <w:pStyle w:val="PargrafodaLista"/>
              <w:numPr>
                <w:ilvl w:val="0"/>
                <w:numId w:val="13"/>
              </w:numPr>
            </w:pPr>
            <w:r>
              <w:t>Recuperar Senha</w:t>
            </w:r>
          </w:p>
        </w:tc>
      </w:tr>
    </w:tbl>
    <w:p w14:paraId="5EAF9F5C" w14:textId="77777777" w:rsidR="00A30793" w:rsidRDefault="00FE1B44">
      <w:pPr>
        <w:spacing w:before="0" w:after="0"/>
        <w:jc w:val="center"/>
        <w:rPr>
          <w:b/>
          <w:sz w:val="20"/>
        </w:rPr>
      </w:pPr>
      <w:r>
        <w:rPr>
          <w:sz w:val="20"/>
        </w:rPr>
        <w:t xml:space="preserve">Fonte: </w:t>
      </w:r>
      <w:r>
        <w:rPr>
          <w:b/>
          <w:sz w:val="20"/>
        </w:rPr>
        <w:t>PRÓPRIA, 2016</w:t>
      </w:r>
    </w:p>
    <w:p w14:paraId="12816B82" w14:textId="77777777" w:rsidR="00A30793" w:rsidRDefault="00A30793">
      <w:pPr>
        <w:rPr>
          <w:b/>
        </w:rPr>
      </w:pPr>
    </w:p>
    <w:p w14:paraId="0A0620F6" w14:textId="77777777" w:rsidR="00A30793" w:rsidRDefault="00A30793"/>
    <w:p w14:paraId="282B42D4" w14:textId="77777777" w:rsidR="00A30793" w:rsidRDefault="00FE1B44">
      <w:pPr>
        <w:pStyle w:val="Ttulo2"/>
        <w:numPr>
          <w:ilvl w:val="1"/>
          <w:numId w:val="23"/>
        </w:numPr>
        <w:spacing w:before="240" w:after="240"/>
        <w:contextualSpacing/>
        <w:jc w:val="both"/>
      </w:pPr>
      <w:bookmarkStart w:id="462" w:name="_Toc462535576"/>
      <w:bookmarkEnd w:id="462"/>
      <w:r>
        <w:lastRenderedPageBreak/>
        <w:t>Construção</w:t>
      </w:r>
    </w:p>
    <w:p w14:paraId="1EAF811B" w14:textId="0853D4A0" w:rsidR="00A30793" w:rsidRDefault="00FE1B44">
      <w:pPr>
        <w:ind w:firstLine="1134"/>
        <w:jc w:val="both"/>
      </w:pPr>
      <w:r>
        <w:t xml:space="preserve">A fase de construção é composta pelas iterações. O primeiro passo de uma iteração é o DFD (Detalhar por Funcionalidade) que consiste em gerar o diagrama de sequência e mostrar o modelo abrangente específico da funcionalidade. O segundo passo é o CPF (Construir por funcionalidade), onde é escrito o código, feito o </w:t>
      </w:r>
      <w:commentRangeStart w:id="463"/>
      <w:del w:id="464" w:author="Nortti" w:date="2016-10-15T02:08:00Z">
        <w:r w:rsidRPr="008E3D06" w:rsidDel="00312EEA">
          <w:rPr>
            <w:i/>
            <w:rPrChange w:id="465" w:author="Karine Martins" w:date="2016-10-09T18:10:00Z">
              <w:rPr/>
            </w:rPrChange>
          </w:rPr>
          <w:delText>build</w:delText>
        </w:r>
        <w:r w:rsidDel="00312EEA">
          <w:delText xml:space="preserve"> </w:delText>
        </w:r>
      </w:del>
      <w:commentRangeEnd w:id="463"/>
      <w:r w:rsidR="008E3D06">
        <w:rPr>
          <w:rStyle w:val="Refdecomentrio"/>
        </w:rPr>
        <w:commentReference w:id="463"/>
      </w:r>
      <w:r>
        <w:t>e gerada a funcionalidade pronta. Esse ciclo é repetido até o fim do desenvolvimento do sistema.</w:t>
      </w:r>
    </w:p>
    <w:p w14:paraId="4DF8A43A" w14:textId="77777777" w:rsidR="00A30793" w:rsidRDefault="00FE1B44">
      <w:pPr>
        <w:pStyle w:val="Ttulo3"/>
        <w:numPr>
          <w:ilvl w:val="2"/>
          <w:numId w:val="23"/>
        </w:numPr>
        <w:spacing w:before="0" w:after="240"/>
        <w:contextualSpacing/>
        <w:jc w:val="both"/>
      </w:pPr>
      <w:bookmarkStart w:id="466" w:name="_Toc462535577"/>
      <w:bookmarkEnd w:id="466"/>
      <w:r>
        <w:t>Detalhar Por Funcionalidade</w:t>
      </w:r>
    </w:p>
    <w:p w14:paraId="56C1207B" w14:textId="77777777" w:rsidR="00A30793" w:rsidRDefault="00FE1B44">
      <w:pPr>
        <w:spacing w:before="0" w:after="0"/>
        <w:ind w:firstLine="1134"/>
        <w:contextualSpacing/>
        <w:jc w:val="both"/>
        <w:rPr>
          <w:sz w:val="23"/>
          <w:szCs w:val="23"/>
        </w:rPr>
      </w:pPr>
      <w:r>
        <w:rPr>
          <w:sz w:val="23"/>
          <w:szCs w:val="23"/>
        </w:rPr>
        <w:t xml:space="preserve">Nessa fase </w:t>
      </w:r>
      <w:del w:id="467" w:author="Karine Martins" w:date="2016-10-09T18:10:00Z">
        <w:r w:rsidDel="008E3D06">
          <w:rPr>
            <w:sz w:val="23"/>
            <w:szCs w:val="23"/>
          </w:rPr>
          <w:delText>nós vamos</w:delText>
        </w:r>
      </w:del>
      <w:ins w:id="468" w:author="Karine Martins" w:date="2016-10-09T18:10:00Z">
        <w:r w:rsidR="008E3D06">
          <w:rPr>
            <w:sz w:val="23"/>
            <w:szCs w:val="23"/>
          </w:rPr>
          <w:t>se</w:t>
        </w:r>
      </w:ins>
      <w:r>
        <w:rPr>
          <w:sz w:val="23"/>
          <w:szCs w:val="23"/>
        </w:rPr>
        <w:t xml:space="preserve"> detalha</w:t>
      </w:r>
      <w:del w:id="469" w:author="Karine Martins" w:date="2016-10-09T18:10:00Z">
        <w:r w:rsidDel="008E3D06">
          <w:rPr>
            <w:sz w:val="23"/>
            <w:szCs w:val="23"/>
          </w:rPr>
          <w:delText>r</w:delText>
        </w:r>
      </w:del>
      <w:r>
        <w:rPr>
          <w:sz w:val="23"/>
          <w:szCs w:val="23"/>
        </w:rPr>
        <w:t xml:space="preserve"> a funcionalidade com o diagrama de sequência e, caso necessário, refina</w:t>
      </w:r>
      <w:ins w:id="470" w:author="Karine Martins" w:date="2016-10-09T18:10:00Z">
        <w:r w:rsidR="008E3D06">
          <w:rPr>
            <w:sz w:val="23"/>
            <w:szCs w:val="23"/>
          </w:rPr>
          <w:t>-se</w:t>
        </w:r>
      </w:ins>
      <w:del w:id="471" w:author="Karine Martins" w:date="2016-10-09T18:10:00Z">
        <w:r w:rsidDel="008E3D06">
          <w:rPr>
            <w:sz w:val="23"/>
            <w:szCs w:val="23"/>
          </w:rPr>
          <w:delText>r</w:delText>
        </w:r>
      </w:del>
      <w:r>
        <w:rPr>
          <w:sz w:val="23"/>
          <w:szCs w:val="23"/>
        </w:rPr>
        <w:t xml:space="preserve"> o modelo abrangente específico a cada funcionalidade através do diagrama de </w:t>
      </w:r>
      <w:commentRangeStart w:id="472"/>
      <w:r>
        <w:rPr>
          <w:sz w:val="23"/>
          <w:szCs w:val="23"/>
        </w:rPr>
        <w:t>classe</w:t>
      </w:r>
      <w:commentRangeEnd w:id="472"/>
      <w:r w:rsidR="008E3D06">
        <w:rPr>
          <w:rStyle w:val="Refdecomentrio"/>
        </w:rPr>
        <w:commentReference w:id="472"/>
      </w:r>
      <w:r>
        <w:rPr>
          <w:sz w:val="23"/>
          <w:szCs w:val="23"/>
        </w:rPr>
        <w:t xml:space="preserve">. </w:t>
      </w:r>
    </w:p>
    <w:p w14:paraId="4A07FF9A" w14:textId="77777777" w:rsidR="00A30793" w:rsidRDefault="00A30793">
      <w:pPr>
        <w:spacing w:before="0" w:after="0"/>
        <w:contextualSpacing/>
        <w:jc w:val="both"/>
        <w:rPr>
          <w:sz w:val="23"/>
          <w:szCs w:val="23"/>
        </w:rPr>
      </w:pPr>
    </w:p>
    <w:p w14:paraId="2FE58685" w14:textId="77777777" w:rsidR="00A30793" w:rsidRDefault="00FE1B44">
      <w:pPr>
        <w:pStyle w:val="Ttulo3"/>
        <w:numPr>
          <w:ilvl w:val="3"/>
          <w:numId w:val="23"/>
        </w:numPr>
        <w:spacing w:before="0" w:after="240"/>
        <w:contextualSpacing/>
        <w:jc w:val="both"/>
      </w:pPr>
      <w:bookmarkStart w:id="473" w:name="_Toc462535578"/>
      <w:bookmarkEnd w:id="473"/>
      <w:r>
        <w:t>Cadastro de Usuário Administrador</w:t>
      </w:r>
    </w:p>
    <w:p w14:paraId="13667269" w14:textId="77777777" w:rsidR="00A30793" w:rsidRDefault="00FE1B44">
      <w:pPr>
        <w:pStyle w:val="Legenda"/>
        <w:keepNext/>
        <w:numPr>
          <w:ilvl w:val="0"/>
          <w:numId w:val="23"/>
        </w:numPr>
        <w:jc w:val="center"/>
      </w:pPr>
      <w:r>
        <w:rPr>
          <w:color w:val="00000A"/>
          <w:sz w:val="24"/>
          <w:szCs w:val="24"/>
        </w:rPr>
        <w:t xml:space="preserve">Figura 3 – Diagrama de sequência </w:t>
      </w:r>
    </w:p>
    <w:p w14:paraId="5C3FF4AB" w14:textId="77777777" w:rsidR="00A30793" w:rsidRDefault="00FE1B44">
      <w:r>
        <w:rPr>
          <w:noProof/>
          <w:lang w:eastAsia="pt-BR"/>
        </w:rPr>
        <w:drawing>
          <wp:inline distT="0" distB="0" distL="0" distR="0" wp14:anchorId="2822A271" wp14:editId="53BEA18A">
            <wp:extent cx="5760085" cy="4077970"/>
            <wp:effectExtent l="0" t="0" r="0" b="0"/>
            <wp:docPr id="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3"/>
                    <pic:cNvPicPr>
                      <a:picLocks noChangeAspect="1" noChangeArrowheads="1"/>
                    </pic:cNvPicPr>
                  </pic:nvPicPr>
                  <pic:blipFill>
                    <a:blip r:embed="rId11"/>
                    <a:stretch>
                      <a:fillRect/>
                    </a:stretch>
                  </pic:blipFill>
                  <pic:spPr bwMode="auto">
                    <a:xfrm>
                      <a:off x="0" y="0"/>
                      <a:ext cx="5760085" cy="4077970"/>
                    </a:xfrm>
                    <a:prstGeom prst="rect">
                      <a:avLst/>
                    </a:prstGeom>
                  </pic:spPr>
                </pic:pic>
              </a:graphicData>
            </a:graphic>
          </wp:inline>
        </w:drawing>
      </w:r>
    </w:p>
    <w:p w14:paraId="1C9A2BC0" w14:textId="77777777" w:rsidR="00A30793" w:rsidRDefault="00FE1B44">
      <w:pPr>
        <w:spacing w:before="0" w:after="0"/>
        <w:jc w:val="center"/>
        <w:rPr>
          <w:b/>
          <w:sz w:val="20"/>
        </w:rPr>
      </w:pPr>
      <w:r>
        <w:tab/>
      </w:r>
      <w:r>
        <w:rPr>
          <w:sz w:val="20"/>
        </w:rPr>
        <w:t xml:space="preserve">Fonte: </w:t>
      </w:r>
      <w:r>
        <w:rPr>
          <w:b/>
          <w:sz w:val="20"/>
        </w:rPr>
        <w:t>PRÓPRIA, 2016</w:t>
      </w:r>
    </w:p>
    <w:p w14:paraId="618D203E" w14:textId="77777777" w:rsidR="00A30793" w:rsidRDefault="00A30793">
      <w:pPr>
        <w:spacing w:before="0" w:after="0"/>
        <w:jc w:val="center"/>
        <w:rPr>
          <w:b/>
          <w:sz w:val="20"/>
        </w:rPr>
      </w:pPr>
    </w:p>
    <w:p w14:paraId="7E1ACCE7" w14:textId="77777777" w:rsidR="00A30793" w:rsidRDefault="00FE1B44">
      <w:pPr>
        <w:pStyle w:val="Legenda"/>
        <w:keepNext/>
        <w:numPr>
          <w:ilvl w:val="0"/>
          <w:numId w:val="23"/>
        </w:numPr>
        <w:jc w:val="center"/>
      </w:pPr>
      <w:r>
        <w:rPr>
          <w:color w:val="00000A"/>
          <w:sz w:val="24"/>
          <w:szCs w:val="24"/>
        </w:rPr>
        <w:lastRenderedPageBreak/>
        <w:t>Figura 4 – Diagrama de Classe</w:t>
      </w:r>
    </w:p>
    <w:p w14:paraId="6533A6B6" w14:textId="77777777" w:rsidR="00A30793" w:rsidRDefault="00FE1B44">
      <w:pPr>
        <w:tabs>
          <w:tab w:val="left" w:pos="3915"/>
        </w:tabs>
      </w:pPr>
      <w:r>
        <w:rPr>
          <w:noProof/>
          <w:lang w:eastAsia="pt-BR"/>
        </w:rPr>
        <w:drawing>
          <wp:inline distT="0" distB="0" distL="0" distR="0" wp14:anchorId="534818D4" wp14:editId="0FED53DC">
            <wp:extent cx="5760085" cy="2849880"/>
            <wp:effectExtent l="0" t="0" r="0" b="0"/>
            <wp:docPr id="4"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2"/>
                    <pic:cNvPicPr>
                      <a:picLocks noChangeAspect="1" noChangeArrowheads="1"/>
                    </pic:cNvPicPr>
                  </pic:nvPicPr>
                  <pic:blipFill>
                    <a:blip r:embed="rId12"/>
                    <a:stretch>
                      <a:fillRect/>
                    </a:stretch>
                  </pic:blipFill>
                  <pic:spPr bwMode="auto">
                    <a:xfrm>
                      <a:off x="0" y="0"/>
                      <a:ext cx="5760085" cy="2849880"/>
                    </a:xfrm>
                    <a:prstGeom prst="rect">
                      <a:avLst/>
                    </a:prstGeom>
                  </pic:spPr>
                </pic:pic>
              </a:graphicData>
            </a:graphic>
          </wp:inline>
        </w:drawing>
      </w:r>
    </w:p>
    <w:p w14:paraId="098F8A6F" w14:textId="77777777" w:rsidR="00A30793" w:rsidRDefault="00FE1B44">
      <w:pPr>
        <w:spacing w:before="0" w:after="0"/>
        <w:jc w:val="center"/>
        <w:rPr>
          <w:b/>
          <w:sz w:val="20"/>
        </w:rPr>
      </w:pPr>
      <w:r>
        <w:tab/>
      </w:r>
      <w:r>
        <w:rPr>
          <w:sz w:val="20"/>
        </w:rPr>
        <w:t xml:space="preserve">Fonte: </w:t>
      </w:r>
      <w:r>
        <w:rPr>
          <w:b/>
          <w:sz w:val="20"/>
        </w:rPr>
        <w:t>PRÓPRIA, 2016</w:t>
      </w:r>
    </w:p>
    <w:p w14:paraId="62BE7088" w14:textId="77777777" w:rsidR="00A30793" w:rsidRDefault="00A30793">
      <w:pPr>
        <w:spacing w:before="0" w:after="0"/>
        <w:jc w:val="center"/>
        <w:rPr>
          <w:b/>
          <w:sz w:val="20"/>
        </w:rPr>
      </w:pPr>
    </w:p>
    <w:p w14:paraId="3EEFF1B1" w14:textId="77777777" w:rsidR="00A30793" w:rsidRDefault="00FE1B44">
      <w:pPr>
        <w:pStyle w:val="Ttulo3"/>
        <w:numPr>
          <w:ilvl w:val="2"/>
          <w:numId w:val="14"/>
        </w:numPr>
        <w:spacing w:before="0" w:after="240"/>
        <w:contextualSpacing/>
        <w:jc w:val="both"/>
      </w:pPr>
      <w:bookmarkStart w:id="474" w:name="_Toc462535579"/>
      <w:bookmarkEnd w:id="474"/>
      <w:proofErr w:type="spellStart"/>
      <w:r>
        <w:t>Login</w:t>
      </w:r>
      <w:proofErr w:type="spellEnd"/>
      <w:r>
        <w:t xml:space="preserve"> no Sistema</w:t>
      </w:r>
    </w:p>
    <w:p w14:paraId="1617D670" w14:textId="77777777" w:rsidR="00A30793" w:rsidRDefault="00FE1B44">
      <w:pPr>
        <w:pStyle w:val="Legenda"/>
        <w:keepNext/>
        <w:jc w:val="center"/>
      </w:pPr>
      <w:r>
        <w:rPr>
          <w:color w:val="00000A"/>
          <w:sz w:val="24"/>
          <w:szCs w:val="24"/>
        </w:rPr>
        <w:t>Figura 5 – Diagrama de Sequência</w:t>
      </w:r>
    </w:p>
    <w:p w14:paraId="2B8A56F0" w14:textId="77777777" w:rsidR="00A30793" w:rsidRDefault="00FE1B44">
      <w:pPr>
        <w:spacing w:before="0" w:after="0"/>
        <w:contextualSpacing/>
        <w:jc w:val="both"/>
        <w:rPr>
          <w:sz w:val="23"/>
          <w:szCs w:val="23"/>
        </w:rPr>
      </w:pPr>
      <w:r>
        <w:rPr>
          <w:noProof/>
          <w:lang w:eastAsia="pt-BR"/>
        </w:rPr>
        <w:drawing>
          <wp:inline distT="0" distB="0" distL="0" distR="0" wp14:anchorId="1EB6E668" wp14:editId="69B1E232">
            <wp:extent cx="5760085" cy="3888740"/>
            <wp:effectExtent l="0" t="0" r="0" b="0"/>
            <wp:docPr id="5"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37"/>
                    <pic:cNvPicPr>
                      <a:picLocks noChangeAspect="1" noChangeArrowheads="1"/>
                    </pic:cNvPicPr>
                  </pic:nvPicPr>
                  <pic:blipFill>
                    <a:blip r:embed="rId13"/>
                    <a:stretch>
                      <a:fillRect/>
                    </a:stretch>
                  </pic:blipFill>
                  <pic:spPr bwMode="auto">
                    <a:xfrm>
                      <a:off x="0" y="0"/>
                      <a:ext cx="5760085" cy="3888740"/>
                    </a:xfrm>
                    <a:prstGeom prst="rect">
                      <a:avLst/>
                    </a:prstGeom>
                  </pic:spPr>
                </pic:pic>
              </a:graphicData>
            </a:graphic>
          </wp:inline>
        </w:drawing>
      </w:r>
    </w:p>
    <w:p w14:paraId="7535FD44" w14:textId="77777777" w:rsidR="00A30793" w:rsidRDefault="00FE1B44">
      <w:pPr>
        <w:spacing w:before="0" w:after="0"/>
        <w:jc w:val="center"/>
        <w:rPr>
          <w:b/>
          <w:sz w:val="20"/>
        </w:rPr>
      </w:pPr>
      <w:r>
        <w:tab/>
      </w:r>
      <w:r>
        <w:rPr>
          <w:sz w:val="20"/>
        </w:rPr>
        <w:t xml:space="preserve">Fonte: </w:t>
      </w:r>
      <w:r>
        <w:rPr>
          <w:b/>
          <w:sz w:val="20"/>
        </w:rPr>
        <w:t>PRÓPRIA, 2016</w:t>
      </w:r>
    </w:p>
    <w:p w14:paraId="33420FDE" w14:textId="77777777" w:rsidR="00A30793" w:rsidRDefault="00A30793">
      <w:pPr>
        <w:spacing w:before="0" w:after="0"/>
        <w:contextualSpacing/>
        <w:jc w:val="both"/>
        <w:rPr>
          <w:sz w:val="23"/>
          <w:szCs w:val="23"/>
        </w:rPr>
      </w:pPr>
    </w:p>
    <w:p w14:paraId="08677C5D" w14:textId="77777777" w:rsidR="00A30793" w:rsidRDefault="00FE1B44">
      <w:pPr>
        <w:pStyle w:val="Legenda"/>
        <w:keepNext/>
        <w:jc w:val="center"/>
        <w:rPr>
          <w:color w:val="00000A"/>
          <w:sz w:val="24"/>
          <w:szCs w:val="24"/>
        </w:rPr>
      </w:pPr>
      <w:r>
        <w:rPr>
          <w:color w:val="00000A"/>
          <w:sz w:val="24"/>
          <w:szCs w:val="24"/>
        </w:rPr>
        <w:t>Figura 6 – Diagrama de Classe</w:t>
      </w:r>
    </w:p>
    <w:p w14:paraId="051A9E8E" w14:textId="77777777" w:rsidR="00A30793" w:rsidRDefault="00FE1B44">
      <w:pPr>
        <w:jc w:val="center"/>
      </w:pPr>
      <w:r>
        <w:rPr>
          <w:noProof/>
          <w:lang w:eastAsia="pt-BR"/>
        </w:rPr>
        <w:drawing>
          <wp:inline distT="0" distB="0" distL="0" distR="0" wp14:anchorId="683F7DC4" wp14:editId="66C8ADBB">
            <wp:extent cx="4695190" cy="5561965"/>
            <wp:effectExtent l="0" t="0" r="0" b="0"/>
            <wp:docPr id="6"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38"/>
                    <pic:cNvPicPr>
                      <a:picLocks noChangeAspect="1" noChangeArrowheads="1"/>
                    </pic:cNvPicPr>
                  </pic:nvPicPr>
                  <pic:blipFill>
                    <a:blip r:embed="rId14"/>
                    <a:stretch>
                      <a:fillRect/>
                    </a:stretch>
                  </pic:blipFill>
                  <pic:spPr bwMode="auto">
                    <a:xfrm>
                      <a:off x="0" y="0"/>
                      <a:ext cx="4695190" cy="5561965"/>
                    </a:xfrm>
                    <a:prstGeom prst="rect">
                      <a:avLst/>
                    </a:prstGeom>
                  </pic:spPr>
                </pic:pic>
              </a:graphicData>
            </a:graphic>
          </wp:inline>
        </w:drawing>
      </w:r>
    </w:p>
    <w:p w14:paraId="69416BD9" w14:textId="77777777" w:rsidR="00A30793" w:rsidRDefault="00FE1B44">
      <w:pPr>
        <w:spacing w:before="0" w:after="0"/>
        <w:jc w:val="center"/>
        <w:rPr>
          <w:b/>
          <w:sz w:val="20"/>
        </w:rPr>
      </w:pPr>
      <w:r>
        <w:tab/>
      </w:r>
      <w:r>
        <w:rPr>
          <w:sz w:val="20"/>
        </w:rPr>
        <w:t xml:space="preserve">Fonte: </w:t>
      </w:r>
      <w:r>
        <w:rPr>
          <w:b/>
          <w:sz w:val="20"/>
        </w:rPr>
        <w:t>PRÓPRIA, 2016</w:t>
      </w:r>
    </w:p>
    <w:p w14:paraId="0DD361DD" w14:textId="77777777" w:rsidR="00A30793" w:rsidRDefault="00A30793">
      <w:pPr>
        <w:spacing w:before="0" w:after="0"/>
        <w:jc w:val="center"/>
        <w:rPr>
          <w:b/>
          <w:sz w:val="20"/>
        </w:rPr>
      </w:pPr>
    </w:p>
    <w:p w14:paraId="015E22B2" w14:textId="77777777" w:rsidR="00A30793" w:rsidRDefault="00FE1B44">
      <w:pPr>
        <w:pStyle w:val="Ttulo3"/>
        <w:numPr>
          <w:ilvl w:val="2"/>
          <w:numId w:val="14"/>
        </w:numPr>
        <w:spacing w:before="0" w:after="240"/>
        <w:contextualSpacing/>
        <w:jc w:val="both"/>
      </w:pPr>
      <w:bookmarkStart w:id="475" w:name="_Toc462535580"/>
      <w:bookmarkEnd w:id="475"/>
      <w:r>
        <w:lastRenderedPageBreak/>
        <w:t>Cadastro de Empreendimento</w:t>
      </w:r>
    </w:p>
    <w:p w14:paraId="1365BE1D" w14:textId="77777777" w:rsidR="00A30793" w:rsidRDefault="00FE1B44">
      <w:pPr>
        <w:pStyle w:val="Legenda"/>
        <w:keepNext/>
        <w:jc w:val="center"/>
      </w:pPr>
      <w:r>
        <w:rPr>
          <w:color w:val="00000A"/>
          <w:sz w:val="24"/>
          <w:szCs w:val="24"/>
        </w:rPr>
        <w:t>Figura 7 – Diagrama de Sequência</w:t>
      </w:r>
    </w:p>
    <w:p w14:paraId="413B21E6" w14:textId="77777777" w:rsidR="00A30793" w:rsidRDefault="00FE1B44">
      <w:pPr>
        <w:spacing w:before="0" w:after="0"/>
        <w:contextualSpacing/>
        <w:jc w:val="both"/>
        <w:rPr>
          <w:sz w:val="23"/>
          <w:szCs w:val="23"/>
        </w:rPr>
      </w:pPr>
      <w:r>
        <w:rPr>
          <w:noProof/>
          <w:lang w:eastAsia="pt-BR"/>
        </w:rPr>
        <w:drawing>
          <wp:inline distT="0" distB="0" distL="0" distR="0" wp14:anchorId="3BBDBD7E" wp14:editId="791B6D73">
            <wp:extent cx="5760085" cy="3453130"/>
            <wp:effectExtent l="0" t="0" r="0" b="0"/>
            <wp:docPr id="7"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9"/>
                    <pic:cNvPicPr>
                      <a:picLocks noChangeAspect="1" noChangeArrowheads="1"/>
                    </pic:cNvPicPr>
                  </pic:nvPicPr>
                  <pic:blipFill>
                    <a:blip r:embed="rId15"/>
                    <a:stretch>
                      <a:fillRect/>
                    </a:stretch>
                  </pic:blipFill>
                  <pic:spPr bwMode="auto">
                    <a:xfrm>
                      <a:off x="0" y="0"/>
                      <a:ext cx="5760085" cy="3453130"/>
                    </a:xfrm>
                    <a:prstGeom prst="rect">
                      <a:avLst/>
                    </a:prstGeom>
                  </pic:spPr>
                </pic:pic>
              </a:graphicData>
            </a:graphic>
          </wp:inline>
        </w:drawing>
      </w:r>
    </w:p>
    <w:p w14:paraId="14903ED9" w14:textId="77777777" w:rsidR="00A30793" w:rsidRDefault="00FE1B44">
      <w:pPr>
        <w:spacing w:before="0" w:after="0"/>
        <w:jc w:val="center"/>
        <w:rPr>
          <w:b/>
          <w:sz w:val="20"/>
        </w:rPr>
      </w:pPr>
      <w:r>
        <w:tab/>
      </w:r>
      <w:r>
        <w:rPr>
          <w:sz w:val="20"/>
        </w:rPr>
        <w:t xml:space="preserve">Fonte: </w:t>
      </w:r>
      <w:r>
        <w:rPr>
          <w:b/>
          <w:sz w:val="20"/>
        </w:rPr>
        <w:t>PRÓPRIA, 2016</w:t>
      </w:r>
    </w:p>
    <w:p w14:paraId="7CC7D528" w14:textId="77777777" w:rsidR="00A30793" w:rsidRDefault="00A30793">
      <w:pPr>
        <w:spacing w:before="0" w:after="0"/>
        <w:contextualSpacing/>
        <w:jc w:val="both"/>
        <w:rPr>
          <w:sz w:val="23"/>
          <w:szCs w:val="23"/>
        </w:rPr>
      </w:pPr>
    </w:p>
    <w:p w14:paraId="194966EE" w14:textId="77777777" w:rsidR="00A30793" w:rsidRDefault="00FE1B44">
      <w:pPr>
        <w:pStyle w:val="Legenda"/>
        <w:keepNext/>
        <w:jc w:val="center"/>
        <w:rPr>
          <w:color w:val="00000A"/>
          <w:sz w:val="24"/>
          <w:szCs w:val="24"/>
        </w:rPr>
      </w:pPr>
      <w:r>
        <w:rPr>
          <w:color w:val="00000A"/>
          <w:sz w:val="24"/>
          <w:szCs w:val="24"/>
        </w:rPr>
        <w:t>Figura 8 – Diagrama de Classe</w:t>
      </w:r>
    </w:p>
    <w:p w14:paraId="2FFE74A1" w14:textId="77777777" w:rsidR="00A30793" w:rsidRDefault="00FE1B44">
      <w:pPr>
        <w:jc w:val="center"/>
      </w:pPr>
      <w:r>
        <w:rPr>
          <w:noProof/>
          <w:lang w:eastAsia="pt-BR"/>
        </w:rPr>
        <w:drawing>
          <wp:inline distT="0" distB="0" distL="0" distR="0" wp14:anchorId="2C42DD73" wp14:editId="1C36443E">
            <wp:extent cx="4314190" cy="3580765"/>
            <wp:effectExtent l="0" t="0" r="0" b="0"/>
            <wp:docPr id="8"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0"/>
                    <pic:cNvPicPr>
                      <a:picLocks noChangeAspect="1" noChangeArrowheads="1"/>
                    </pic:cNvPicPr>
                  </pic:nvPicPr>
                  <pic:blipFill>
                    <a:blip r:embed="rId16"/>
                    <a:stretch>
                      <a:fillRect/>
                    </a:stretch>
                  </pic:blipFill>
                  <pic:spPr bwMode="auto">
                    <a:xfrm>
                      <a:off x="0" y="0"/>
                      <a:ext cx="4314190" cy="3580765"/>
                    </a:xfrm>
                    <a:prstGeom prst="rect">
                      <a:avLst/>
                    </a:prstGeom>
                  </pic:spPr>
                </pic:pic>
              </a:graphicData>
            </a:graphic>
          </wp:inline>
        </w:drawing>
      </w:r>
    </w:p>
    <w:p w14:paraId="4FCD18DB" w14:textId="77777777" w:rsidR="00A30793" w:rsidRDefault="00FE1B44">
      <w:pPr>
        <w:spacing w:before="0" w:after="0"/>
        <w:jc w:val="center"/>
        <w:rPr>
          <w:b/>
          <w:sz w:val="20"/>
        </w:rPr>
      </w:pPr>
      <w:r>
        <w:lastRenderedPageBreak/>
        <w:tab/>
      </w:r>
      <w:r>
        <w:rPr>
          <w:sz w:val="20"/>
        </w:rPr>
        <w:t xml:space="preserve">Fonte: </w:t>
      </w:r>
      <w:r>
        <w:rPr>
          <w:b/>
          <w:sz w:val="20"/>
        </w:rPr>
        <w:t>PRÓPRIA, 2016</w:t>
      </w:r>
    </w:p>
    <w:p w14:paraId="0A3F77A2" w14:textId="77777777" w:rsidR="00A30793" w:rsidRDefault="00FE1B44">
      <w:pPr>
        <w:pStyle w:val="Ttulo3"/>
        <w:numPr>
          <w:ilvl w:val="2"/>
          <w:numId w:val="14"/>
        </w:numPr>
        <w:spacing w:before="0" w:after="240"/>
        <w:contextualSpacing/>
        <w:jc w:val="both"/>
      </w:pPr>
      <w:bookmarkStart w:id="476" w:name="_Toc462535581"/>
      <w:bookmarkEnd w:id="476"/>
      <w:r>
        <w:t>Cadastro de Quadra</w:t>
      </w:r>
    </w:p>
    <w:p w14:paraId="3FDD2ECF" w14:textId="77777777" w:rsidR="00A30793" w:rsidRDefault="00FE1B44">
      <w:pPr>
        <w:pStyle w:val="Legenda"/>
        <w:keepNext/>
        <w:jc w:val="center"/>
      </w:pPr>
      <w:r>
        <w:rPr>
          <w:color w:val="00000A"/>
          <w:sz w:val="24"/>
          <w:szCs w:val="24"/>
        </w:rPr>
        <w:t>Figura 9 – Diagrama de Sequência</w:t>
      </w:r>
    </w:p>
    <w:p w14:paraId="23599471" w14:textId="77777777" w:rsidR="00A30793" w:rsidRDefault="00FE1B44">
      <w:r>
        <w:rPr>
          <w:noProof/>
          <w:lang w:eastAsia="pt-BR"/>
        </w:rPr>
        <w:drawing>
          <wp:inline distT="0" distB="0" distL="0" distR="0" wp14:anchorId="68E4D297" wp14:editId="2D6FE36B">
            <wp:extent cx="5760085" cy="3388360"/>
            <wp:effectExtent l="0" t="0" r="0" b="0"/>
            <wp:docPr id="9"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1"/>
                    <pic:cNvPicPr>
                      <a:picLocks noChangeAspect="1" noChangeArrowheads="1"/>
                    </pic:cNvPicPr>
                  </pic:nvPicPr>
                  <pic:blipFill>
                    <a:blip r:embed="rId17"/>
                    <a:stretch>
                      <a:fillRect/>
                    </a:stretch>
                  </pic:blipFill>
                  <pic:spPr bwMode="auto">
                    <a:xfrm>
                      <a:off x="0" y="0"/>
                      <a:ext cx="5760085" cy="3388360"/>
                    </a:xfrm>
                    <a:prstGeom prst="rect">
                      <a:avLst/>
                    </a:prstGeom>
                  </pic:spPr>
                </pic:pic>
              </a:graphicData>
            </a:graphic>
          </wp:inline>
        </w:drawing>
      </w:r>
    </w:p>
    <w:p w14:paraId="3EA07357" w14:textId="77777777" w:rsidR="00A30793" w:rsidRDefault="00FE1B44">
      <w:pPr>
        <w:spacing w:before="0" w:after="0"/>
        <w:jc w:val="center"/>
        <w:rPr>
          <w:b/>
          <w:sz w:val="20"/>
        </w:rPr>
      </w:pPr>
      <w:r>
        <w:tab/>
      </w:r>
      <w:r>
        <w:rPr>
          <w:sz w:val="20"/>
        </w:rPr>
        <w:t xml:space="preserve">Fonte: </w:t>
      </w:r>
      <w:r>
        <w:rPr>
          <w:b/>
          <w:sz w:val="20"/>
        </w:rPr>
        <w:t>PRÓPRIA, 2016</w:t>
      </w:r>
    </w:p>
    <w:p w14:paraId="2C75A49A" w14:textId="77777777" w:rsidR="00A30793" w:rsidRDefault="00A30793">
      <w:pPr>
        <w:spacing w:before="0" w:after="0"/>
        <w:jc w:val="center"/>
        <w:rPr>
          <w:b/>
          <w:sz w:val="20"/>
        </w:rPr>
      </w:pPr>
    </w:p>
    <w:p w14:paraId="3838732D" w14:textId="77777777" w:rsidR="00A30793" w:rsidRDefault="00FE1B44">
      <w:pPr>
        <w:pStyle w:val="Legenda"/>
        <w:keepNext/>
        <w:jc w:val="center"/>
        <w:rPr>
          <w:color w:val="00000A"/>
          <w:sz w:val="24"/>
          <w:szCs w:val="24"/>
        </w:rPr>
      </w:pPr>
      <w:r>
        <w:rPr>
          <w:color w:val="00000A"/>
          <w:sz w:val="24"/>
          <w:szCs w:val="24"/>
        </w:rPr>
        <w:lastRenderedPageBreak/>
        <w:t>Figura 10 – Diagrama de Classe</w:t>
      </w:r>
    </w:p>
    <w:p w14:paraId="68A746E8" w14:textId="77777777" w:rsidR="00A30793" w:rsidRDefault="00FE1B44">
      <w:pPr>
        <w:jc w:val="center"/>
      </w:pPr>
      <w:r>
        <w:rPr>
          <w:noProof/>
          <w:lang w:eastAsia="pt-BR"/>
        </w:rPr>
        <w:drawing>
          <wp:inline distT="0" distB="0" distL="0" distR="0" wp14:anchorId="38743D50" wp14:editId="5E60FDCD">
            <wp:extent cx="5124450" cy="6735445"/>
            <wp:effectExtent l="0" t="0" r="0" b="0"/>
            <wp:docPr id="10"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2"/>
                    <pic:cNvPicPr>
                      <a:picLocks noChangeAspect="1" noChangeArrowheads="1"/>
                    </pic:cNvPicPr>
                  </pic:nvPicPr>
                  <pic:blipFill>
                    <a:blip r:embed="rId18"/>
                    <a:stretch>
                      <a:fillRect/>
                    </a:stretch>
                  </pic:blipFill>
                  <pic:spPr bwMode="auto">
                    <a:xfrm>
                      <a:off x="0" y="0"/>
                      <a:ext cx="5124450" cy="6735445"/>
                    </a:xfrm>
                    <a:prstGeom prst="rect">
                      <a:avLst/>
                    </a:prstGeom>
                  </pic:spPr>
                </pic:pic>
              </a:graphicData>
            </a:graphic>
          </wp:inline>
        </w:drawing>
      </w:r>
    </w:p>
    <w:p w14:paraId="74583002" w14:textId="77777777" w:rsidR="00A30793" w:rsidRDefault="00FE1B44">
      <w:pPr>
        <w:spacing w:before="0" w:after="0"/>
        <w:jc w:val="center"/>
        <w:rPr>
          <w:b/>
          <w:sz w:val="20"/>
        </w:rPr>
      </w:pPr>
      <w:r>
        <w:tab/>
      </w:r>
      <w:r>
        <w:rPr>
          <w:sz w:val="20"/>
        </w:rPr>
        <w:t xml:space="preserve">Fonte: </w:t>
      </w:r>
      <w:r>
        <w:rPr>
          <w:b/>
          <w:sz w:val="20"/>
        </w:rPr>
        <w:t>PRÓPRIA, 2016</w:t>
      </w:r>
    </w:p>
    <w:p w14:paraId="7636B4FC" w14:textId="77777777" w:rsidR="00A30793" w:rsidRDefault="00A30793">
      <w:pPr>
        <w:spacing w:before="0" w:after="0"/>
        <w:jc w:val="center"/>
        <w:rPr>
          <w:b/>
          <w:sz w:val="20"/>
        </w:rPr>
      </w:pPr>
    </w:p>
    <w:p w14:paraId="2BCA15EB" w14:textId="77777777" w:rsidR="00A30793" w:rsidRDefault="00FE1B44">
      <w:pPr>
        <w:pStyle w:val="Ttulo3"/>
        <w:numPr>
          <w:ilvl w:val="2"/>
          <w:numId w:val="14"/>
        </w:numPr>
        <w:spacing w:before="0" w:after="240"/>
        <w:contextualSpacing/>
        <w:jc w:val="both"/>
      </w:pPr>
      <w:bookmarkStart w:id="477" w:name="_Toc462535582"/>
      <w:bookmarkEnd w:id="477"/>
      <w:r>
        <w:lastRenderedPageBreak/>
        <w:t>Cadastro de Lote</w:t>
      </w:r>
    </w:p>
    <w:p w14:paraId="02B7A148" w14:textId="77777777" w:rsidR="00A30793" w:rsidRDefault="00FE1B44">
      <w:pPr>
        <w:pStyle w:val="Legenda"/>
        <w:keepNext/>
        <w:jc w:val="center"/>
        <w:rPr>
          <w:color w:val="00000A"/>
          <w:sz w:val="24"/>
          <w:szCs w:val="24"/>
        </w:rPr>
      </w:pPr>
      <w:r>
        <w:rPr>
          <w:color w:val="00000A"/>
          <w:sz w:val="24"/>
          <w:szCs w:val="24"/>
        </w:rPr>
        <w:t>Figura 11 – Diagrama de Sequência</w:t>
      </w:r>
    </w:p>
    <w:p w14:paraId="59B2F084" w14:textId="77777777" w:rsidR="00A30793" w:rsidRDefault="00FE1B44">
      <w:r>
        <w:rPr>
          <w:noProof/>
          <w:lang w:eastAsia="pt-BR"/>
        </w:rPr>
        <w:drawing>
          <wp:inline distT="0" distB="0" distL="0" distR="0" wp14:anchorId="49F59636" wp14:editId="6D906F4E">
            <wp:extent cx="5760085" cy="3342640"/>
            <wp:effectExtent l="0" t="0" r="0" b="0"/>
            <wp:docPr id="11"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43"/>
                    <pic:cNvPicPr>
                      <a:picLocks noChangeAspect="1" noChangeArrowheads="1"/>
                    </pic:cNvPicPr>
                  </pic:nvPicPr>
                  <pic:blipFill>
                    <a:blip r:embed="rId19"/>
                    <a:stretch>
                      <a:fillRect/>
                    </a:stretch>
                  </pic:blipFill>
                  <pic:spPr bwMode="auto">
                    <a:xfrm>
                      <a:off x="0" y="0"/>
                      <a:ext cx="5760085" cy="3342640"/>
                    </a:xfrm>
                    <a:prstGeom prst="rect">
                      <a:avLst/>
                    </a:prstGeom>
                  </pic:spPr>
                </pic:pic>
              </a:graphicData>
            </a:graphic>
          </wp:inline>
        </w:drawing>
      </w:r>
    </w:p>
    <w:p w14:paraId="40C1DBFC" w14:textId="77777777" w:rsidR="00A30793" w:rsidRDefault="00FE1B44">
      <w:pPr>
        <w:spacing w:before="0" w:after="0"/>
        <w:jc w:val="center"/>
        <w:rPr>
          <w:b/>
          <w:sz w:val="20"/>
        </w:rPr>
      </w:pPr>
      <w:r>
        <w:tab/>
      </w:r>
      <w:r>
        <w:rPr>
          <w:sz w:val="20"/>
        </w:rPr>
        <w:t xml:space="preserve">Fonte: </w:t>
      </w:r>
      <w:r>
        <w:rPr>
          <w:b/>
          <w:sz w:val="20"/>
        </w:rPr>
        <w:t>PRÓPRIA, 2016</w:t>
      </w:r>
    </w:p>
    <w:p w14:paraId="68212FD5" w14:textId="77777777" w:rsidR="00A30793" w:rsidRDefault="00A30793">
      <w:pPr>
        <w:spacing w:before="0" w:after="0"/>
        <w:jc w:val="center"/>
        <w:rPr>
          <w:b/>
          <w:sz w:val="20"/>
        </w:rPr>
      </w:pPr>
    </w:p>
    <w:p w14:paraId="5C34DDB0" w14:textId="77777777" w:rsidR="00A30793" w:rsidRDefault="00FE1B44">
      <w:pPr>
        <w:pStyle w:val="Legenda"/>
        <w:keepNext/>
        <w:jc w:val="center"/>
        <w:rPr>
          <w:color w:val="00000A"/>
          <w:sz w:val="24"/>
          <w:szCs w:val="24"/>
        </w:rPr>
      </w:pPr>
      <w:r>
        <w:rPr>
          <w:color w:val="00000A"/>
          <w:sz w:val="24"/>
          <w:szCs w:val="24"/>
        </w:rPr>
        <w:lastRenderedPageBreak/>
        <w:t>Figura 12 – Diagrama de Classe</w:t>
      </w:r>
    </w:p>
    <w:p w14:paraId="73298492" w14:textId="77777777" w:rsidR="00A30793" w:rsidRDefault="00FE1B44">
      <w:r>
        <w:rPr>
          <w:noProof/>
          <w:lang w:eastAsia="pt-BR"/>
        </w:rPr>
        <w:drawing>
          <wp:inline distT="0" distB="0" distL="0" distR="0" wp14:anchorId="590AED6F" wp14:editId="13439CF5">
            <wp:extent cx="5760085" cy="6928485"/>
            <wp:effectExtent l="0" t="0" r="0" b="0"/>
            <wp:docPr id="12"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44"/>
                    <pic:cNvPicPr>
                      <a:picLocks noChangeAspect="1" noChangeArrowheads="1"/>
                    </pic:cNvPicPr>
                  </pic:nvPicPr>
                  <pic:blipFill>
                    <a:blip r:embed="rId20"/>
                    <a:stretch>
                      <a:fillRect/>
                    </a:stretch>
                  </pic:blipFill>
                  <pic:spPr bwMode="auto">
                    <a:xfrm>
                      <a:off x="0" y="0"/>
                      <a:ext cx="5760085" cy="6928485"/>
                    </a:xfrm>
                    <a:prstGeom prst="rect">
                      <a:avLst/>
                    </a:prstGeom>
                  </pic:spPr>
                </pic:pic>
              </a:graphicData>
            </a:graphic>
          </wp:inline>
        </w:drawing>
      </w:r>
    </w:p>
    <w:p w14:paraId="1ACFDADD" w14:textId="77777777" w:rsidR="00A30793" w:rsidRDefault="00FE1B44">
      <w:pPr>
        <w:spacing w:before="0" w:after="0"/>
        <w:jc w:val="center"/>
        <w:rPr>
          <w:b/>
          <w:sz w:val="20"/>
        </w:rPr>
      </w:pPr>
      <w:r>
        <w:tab/>
      </w:r>
      <w:r>
        <w:rPr>
          <w:sz w:val="20"/>
        </w:rPr>
        <w:t xml:space="preserve">Fonte: </w:t>
      </w:r>
      <w:r>
        <w:rPr>
          <w:b/>
          <w:sz w:val="20"/>
        </w:rPr>
        <w:t>PRÓPRIA, 2016</w:t>
      </w:r>
    </w:p>
    <w:p w14:paraId="330C13A6" w14:textId="77777777" w:rsidR="00A30793" w:rsidRDefault="00FE1B44">
      <w:pPr>
        <w:pStyle w:val="Ttulo3"/>
        <w:numPr>
          <w:ilvl w:val="2"/>
          <w:numId w:val="14"/>
        </w:numPr>
        <w:spacing w:before="0" w:after="240"/>
        <w:contextualSpacing/>
        <w:jc w:val="both"/>
      </w:pPr>
      <w:bookmarkStart w:id="478" w:name="_Toc462535583"/>
      <w:bookmarkEnd w:id="478"/>
      <w:r>
        <w:lastRenderedPageBreak/>
        <w:t>Cadastro de Corretor</w:t>
      </w:r>
    </w:p>
    <w:p w14:paraId="715A8618" w14:textId="77777777" w:rsidR="00A30793" w:rsidRDefault="00FE1B44">
      <w:pPr>
        <w:pStyle w:val="Legenda"/>
        <w:keepNext/>
        <w:jc w:val="center"/>
        <w:rPr>
          <w:color w:val="00000A"/>
          <w:sz w:val="24"/>
          <w:szCs w:val="24"/>
        </w:rPr>
      </w:pPr>
      <w:r>
        <w:rPr>
          <w:color w:val="00000A"/>
          <w:sz w:val="24"/>
          <w:szCs w:val="24"/>
        </w:rPr>
        <w:t>Figura 13 – Diagrama de Sequência</w:t>
      </w:r>
    </w:p>
    <w:p w14:paraId="38D728CD" w14:textId="77777777" w:rsidR="00A30793" w:rsidRDefault="00FE1B44">
      <w:r>
        <w:rPr>
          <w:noProof/>
          <w:lang w:eastAsia="pt-BR"/>
        </w:rPr>
        <w:drawing>
          <wp:inline distT="0" distB="0" distL="0" distR="0" wp14:anchorId="23E9307B" wp14:editId="43F5B17B">
            <wp:extent cx="5760085" cy="2844165"/>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pic:cNvPicPr>
                      <a:picLocks noChangeAspect="1" noChangeArrowheads="1"/>
                    </pic:cNvPicPr>
                  </pic:nvPicPr>
                  <pic:blipFill>
                    <a:blip r:embed="rId21"/>
                    <a:stretch>
                      <a:fillRect/>
                    </a:stretch>
                  </pic:blipFill>
                  <pic:spPr bwMode="auto">
                    <a:xfrm>
                      <a:off x="0" y="0"/>
                      <a:ext cx="5760085" cy="2844165"/>
                    </a:xfrm>
                    <a:prstGeom prst="rect">
                      <a:avLst/>
                    </a:prstGeom>
                  </pic:spPr>
                </pic:pic>
              </a:graphicData>
            </a:graphic>
          </wp:inline>
        </w:drawing>
      </w:r>
    </w:p>
    <w:p w14:paraId="31451179" w14:textId="77777777" w:rsidR="00A30793" w:rsidRDefault="00FE1B44">
      <w:pPr>
        <w:spacing w:before="0" w:after="0"/>
        <w:jc w:val="center"/>
        <w:rPr>
          <w:b/>
          <w:sz w:val="20"/>
        </w:rPr>
      </w:pPr>
      <w:r>
        <w:tab/>
      </w:r>
      <w:r>
        <w:rPr>
          <w:sz w:val="20"/>
        </w:rPr>
        <w:t xml:space="preserve">Fonte: </w:t>
      </w:r>
      <w:r>
        <w:rPr>
          <w:b/>
          <w:sz w:val="20"/>
        </w:rPr>
        <w:t>PRÓPRIA, 2016</w:t>
      </w:r>
    </w:p>
    <w:p w14:paraId="41BC0FFF" w14:textId="77777777" w:rsidR="00A30793" w:rsidRDefault="00A30793"/>
    <w:p w14:paraId="66BE7696" w14:textId="77777777" w:rsidR="00A30793" w:rsidRDefault="00FE1B44">
      <w:pPr>
        <w:pStyle w:val="Legenda"/>
        <w:keepNext/>
        <w:jc w:val="center"/>
        <w:rPr>
          <w:color w:val="00000A"/>
          <w:sz w:val="24"/>
          <w:szCs w:val="24"/>
        </w:rPr>
      </w:pPr>
      <w:r>
        <w:rPr>
          <w:color w:val="00000A"/>
          <w:sz w:val="24"/>
          <w:szCs w:val="24"/>
        </w:rPr>
        <w:lastRenderedPageBreak/>
        <w:t>Figura 14 – Diagrama de Classe</w:t>
      </w:r>
    </w:p>
    <w:p w14:paraId="33D8473D" w14:textId="77777777" w:rsidR="00A30793" w:rsidRDefault="00FE1B44">
      <w:r>
        <w:rPr>
          <w:noProof/>
          <w:lang w:eastAsia="pt-BR"/>
        </w:rPr>
        <w:drawing>
          <wp:inline distT="0" distB="0" distL="0" distR="0" wp14:anchorId="43A68A82" wp14:editId="671C7A5C">
            <wp:extent cx="5760085" cy="5924550"/>
            <wp:effectExtent l="0" t="0" r="0" b="0"/>
            <wp:docPr id="14"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27"/>
                    <pic:cNvPicPr>
                      <a:picLocks noChangeAspect="1" noChangeArrowheads="1"/>
                    </pic:cNvPicPr>
                  </pic:nvPicPr>
                  <pic:blipFill>
                    <a:blip r:embed="rId22"/>
                    <a:stretch>
                      <a:fillRect/>
                    </a:stretch>
                  </pic:blipFill>
                  <pic:spPr bwMode="auto">
                    <a:xfrm>
                      <a:off x="0" y="0"/>
                      <a:ext cx="5760085" cy="5924550"/>
                    </a:xfrm>
                    <a:prstGeom prst="rect">
                      <a:avLst/>
                    </a:prstGeom>
                  </pic:spPr>
                </pic:pic>
              </a:graphicData>
            </a:graphic>
          </wp:inline>
        </w:drawing>
      </w:r>
    </w:p>
    <w:p w14:paraId="0B31B479" w14:textId="77777777" w:rsidR="00A30793" w:rsidRDefault="00FE1B44">
      <w:pPr>
        <w:spacing w:before="0" w:after="0"/>
        <w:jc w:val="center"/>
        <w:rPr>
          <w:b/>
          <w:sz w:val="20"/>
        </w:rPr>
      </w:pPr>
      <w:r>
        <w:tab/>
      </w:r>
      <w:r>
        <w:rPr>
          <w:sz w:val="20"/>
        </w:rPr>
        <w:t xml:space="preserve">Fonte: </w:t>
      </w:r>
      <w:r>
        <w:rPr>
          <w:b/>
          <w:sz w:val="20"/>
        </w:rPr>
        <w:t>PRÓPRIA, 2016</w:t>
      </w:r>
    </w:p>
    <w:p w14:paraId="0CE53A1C" w14:textId="77777777" w:rsidR="00A30793" w:rsidRDefault="00FE1B44">
      <w:pPr>
        <w:pStyle w:val="Ttulo3"/>
        <w:numPr>
          <w:ilvl w:val="2"/>
          <w:numId w:val="14"/>
        </w:numPr>
        <w:spacing w:before="0" w:after="240"/>
        <w:contextualSpacing/>
        <w:jc w:val="both"/>
      </w:pPr>
      <w:bookmarkStart w:id="479" w:name="_Toc462535584"/>
      <w:bookmarkEnd w:id="479"/>
      <w:r>
        <w:lastRenderedPageBreak/>
        <w:t>Selecionar corretor que efetuou a venda</w:t>
      </w:r>
    </w:p>
    <w:p w14:paraId="50F307D5" w14:textId="77777777" w:rsidR="00A30793" w:rsidRDefault="00FE1B44">
      <w:pPr>
        <w:pStyle w:val="Legenda"/>
        <w:keepNext/>
        <w:jc w:val="center"/>
        <w:rPr>
          <w:color w:val="00000A"/>
          <w:sz w:val="24"/>
          <w:szCs w:val="24"/>
        </w:rPr>
      </w:pPr>
      <w:r>
        <w:rPr>
          <w:color w:val="00000A"/>
          <w:sz w:val="24"/>
          <w:szCs w:val="24"/>
        </w:rPr>
        <w:t>Figura 15 – Diagrama de Sequência</w:t>
      </w:r>
    </w:p>
    <w:p w14:paraId="1680510C" w14:textId="77777777" w:rsidR="00A30793" w:rsidRDefault="00FE1B44">
      <w:r>
        <w:rPr>
          <w:noProof/>
          <w:lang w:eastAsia="pt-BR"/>
        </w:rPr>
        <w:drawing>
          <wp:inline distT="0" distB="0" distL="0" distR="0" wp14:anchorId="4A8F1328" wp14:editId="6DDEC968">
            <wp:extent cx="5760085" cy="2707640"/>
            <wp:effectExtent l="0" t="0" r="0" b="0"/>
            <wp:docPr id="15"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29"/>
                    <pic:cNvPicPr>
                      <a:picLocks noChangeAspect="1" noChangeArrowheads="1"/>
                    </pic:cNvPicPr>
                  </pic:nvPicPr>
                  <pic:blipFill>
                    <a:blip r:embed="rId23"/>
                    <a:stretch>
                      <a:fillRect/>
                    </a:stretch>
                  </pic:blipFill>
                  <pic:spPr bwMode="auto">
                    <a:xfrm>
                      <a:off x="0" y="0"/>
                      <a:ext cx="5760085" cy="2707640"/>
                    </a:xfrm>
                    <a:prstGeom prst="rect">
                      <a:avLst/>
                    </a:prstGeom>
                  </pic:spPr>
                </pic:pic>
              </a:graphicData>
            </a:graphic>
          </wp:inline>
        </w:drawing>
      </w:r>
    </w:p>
    <w:p w14:paraId="53B1E498" w14:textId="77777777" w:rsidR="00A30793" w:rsidRDefault="00FE1B44">
      <w:pPr>
        <w:spacing w:before="0" w:after="0"/>
        <w:jc w:val="center"/>
        <w:rPr>
          <w:b/>
          <w:sz w:val="20"/>
        </w:rPr>
      </w:pPr>
      <w:r>
        <w:tab/>
      </w:r>
      <w:r>
        <w:rPr>
          <w:sz w:val="20"/>
        </w:rPr>
        <w:t xml:space="preserve">Fonte: </w:t>
      </w:r>
      <w:r>
        <w:rPr>
          <w:b/>
          <w:sz w:val="20"/>
        </w:rPr>
        <w:t>PRÓPRIA, 2016</w:t>
      </w:r>
    </w:p>
    <w:p w14:paraId="6A9B6DA3" w14:textId="77777777" w:rsidR="00A30793" w:rsidRDefault="00FE1B44">
      <w:pPr>
        <w:pStyle w:val="Legenda"/>
        <w:keepNext/>
        <w:jc w:val="center"/>
        <w:rPr>
          <w:color w:val="00000A"/>
          <w:sz w:val="24"/>
          <w:szCs w:val="24"/>
        </w:rPr>
      </w:pPr>
      <w:r>
        <w:rPr>
          <w:color w:val="00000A"/>
          <w:sz w:val="24"/>
          <w:szCs w:val="24"/>
        </w:rPr>
        <w:lastRenderedPageBreak/>
        <w:t>Figura 16 – Diagrama de Classe</w:t>
      </w:r>
    </w:p>
    <w:p w14:paraId="67C9FEEC" w14:textId="77777777" w:rsidR="00A30793" w:rsidRDefault="00FE1B44">
      <w:pPr>
        <w:jc w:val="center"/>
      </w:pPr>
      <w:r>
        <w:rPr>
          <w:noProof/>
          <w:lang w:eastAsia="pt-BR"/>
        </w:rPr>
        <w:drawing>
          <wp:inline distT="0" distB="0" distL="0" distR="0" wp14:anchorId="16E19FDB" wp14:editId="68BE5ECF">
            <wp:extent cx="5689600" cy="5781675"/>
            <wp:effectExtent l="0" t="0" r="0" b="0"/>
            <wp:docPr id="16"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30"/>
                    <pic:cNvPicPr>
                      <a:picLocks noChangeAspect="1" noChangeArrowheads="1"/>
                    </pic:cNvPicPr>
                  </pic:nvPicPr>
                  <pic:blipFill>
                    <a:blip r:embed="rId24"/>
                    <a:stretch>
                      <a:fillRect/>
                    </a:stretch>
                  </pic:blipFill>
                  <pic:spPr bwMode="auto">
                    <a:xfrm>
                      <a:off x="0" y="0"/>
                      <a:ext cx="5689600" cy="5781675"/>
                    </a:xfrm>
                    <a:prstGeom prst="rect">
                      <a:avLst/>
                    </a:prstGeom>
                  </pic:spPr>
                </pic:pic>
              </a:graphicData>
            </a:graphic>
          </wp:inline>
        </w:drawing>
      </w:r>
    </w:p>
    <w:p w14:paraId="4B45957A" w14:textId="77777777" w:rsidR="00A30793" w:rsidRDefault="00FE1B44">
      <w:pPr>
        <w:spacing w:before="0" w:after="0"/>
        <w:jc w:val="center"/>
        <w:rPr>
          <w:b/>
          <w:sz w:val="20"/>
        </w:rPr>
      </w:pPr>
      <w:r>
        <w:tab/>
      </w:r>
      <w:r>
        <w:rPr>
          <w:sz w:val="20"/>
        </w:rPr>
        <w:t xml:space="preserve">Fonte: </w:t>
      </w:r>
      <w:r>
        <w:rPr>
          <w:b/>
          <w:sz w:val="20"/>
        </w:rPr>
        <w:t>PRÓPRIA, 2016</w:t>
      </w:r>
    </w:p>
    <w:p w14:paraId="478438D2" w14:textId="77777777" w:rsidR="00A30793" w:rsidRDefault="00A30793">
      <w:pPr>
        <w:spacing w:before="0" w:after="0"/>
        <w:jc w:val="center"/>
        <w:rPr>
          <w:b/>
          <w:sz w:val="20"/>
        </w:rPr>
      </w:pPr>
    </w:p>
    <w:p w14:paraId="36849F6A" w14:textId="77777777" w:rsidR="00A30793" w:rsidRDefault="00FE1B44">
      <w:pPr>
        <w:pStyle w:val="Ttulo3"/>
        <w:numPr>
          <w:ilvl w:val="2"/>
          <w:numId w:val="14"/>
        </w:numPr>
        <w:spacing w:before="0" w:after="240"/>
        <w:contextualSpacing/>
        <w:jc w:val="both"/>
      </w:pPr>
      <w:bookmarkStart w:id="480" w:name="_Toc462535585"/>
      <w:bookmarkEnd w:id="480"/>
      <w:r>
        <w:lastRenderedPageBreak/>
        <w:t>Alterar valor do lote</w:t>
      </w:r>
    </w:p>
    <w:p w14:paraId="18E47828" w14:textId="77777777" w:rsidR="00A30793" w:rsidRDefault="00FE1B44">
      <w:pPr>
        <w:pStyle w:val="Legenda"/>
        <w:keepNext/>
        <w:jc w:val="center"/>
        <w:rPr>
          <w:color w:val="00000A"/>
          <w:sz w:val="24"/>
          <w:szCs w:val="24"/>
        </w:rPr>
      </w:pPr>
      <w:r>
        <w:rPr>
          <w:color w:val="00000A"/>
          <w:sz w:val="24"/>
          <w:szCs w:val="24"/>
        </w:rPr>
        <w:t>Figura 17 – Diagrama de Sequência</w:t>
      </w:r>
    </w:p>
    <w:p w14:paraId="0FE2576C" w14:textId="77777777" w:rsidR="00A30793" w:rsidRDefault="00FE1B44">
      <w:r>
        <w:rPr>
          <w:noProof/>
          <w:lang w:eastAsia="pt-BR"/>
        </w:rPr>
        <w:drawing>
          <wp:inline distT="0" distB="0" distL="0" distR="0" wp14:anchorId="6A482BA0" wp14:editId="6DBE7FB3">
            <wp:extent cx="5760085" cy="2784475"/>
            <wp:effectExtent l="0" t="0" r="0" b="0"/>
            <wp:docPr id="17"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34"/>
                    <pic:cNvPicPr>
                      <a:picLocks noChangeAspect="1" noChangeArrowheads="1"/>
                    </pic:cNvPicPr>
                  </pic:nvPicPr>
                  <pic:blipFill>
                    <a:blip r:embed="rId25"/>
                    <a:stretch>
                      <a:fillRect/>
                    </a:stretch>
                  </pic:blipFill>
                  <pic:spPr bwMode="auto">
                    <a:xfrm>
                      <a:off x="0" y="0"/>
                      <a:ext cx="5760085" cy="2784475"/>
                    </a:xfrm>
                    <a:prstGeom prst="rect">
                      <a:avLst/>
                    </a:prstGeom>
                  </pic:spPr>
                </pic:pic>
              </a:graphicData>
            </a:graphic>
          </wp:inline>
        </w:drawing>
      </w:r>
    </w:p>
    <w:p w14:paraId="7940893F" w14:textId="77777777" w:rsidR="00A30793" w:rsidRDefault="00FE1B44">
      <w:pPr>
        <w:spacing w:before="0" w:after="0"/>
        <w:jc w:val="center"/>
        <w:rPr>
          <w:b/>
          <w:sz w:val="20"/>
        </w:rPr>
      </w:pPr>
      <w:r>
        <w:tab/>
      </w:r>
      <w:r>
        <w:rPr>
          <w:sz w:val="20"/>
        </w:rPr>
        <w:t xml:space="preserve">Fonte: </w:t>
      </w:r>
      <w:r>
        <w:rPr>
          <w:b/>
          <w:sz w:val="20"/>
        </w:rPr>
        <w:t>PRÓPRIA, 2016</w:t>
      </w:r>
    </w:p>
    <w:p w14:paraId="3BDE2CE0" w14:textId="77777777" w:rsidR="00A30793" w:rsidRDefault="00A30793"/>
    <w:p w14:paraId="556C51EF" w14:textId="77777777" w:rsidR="00A30793" w:rsidRDefault="00FE1B44">
      <w:pPr>
        <w:pStyle w:val="Legenda"/>
        <w:keepNext/>
        <w:jc w:val="center"/>
        <w:rPr>
          <w:color w:val="00000A"/>
          <w:sz w:val="24"/>
          <w:szCs w:val="24"/>
        </w:rPr>
      </w:pPr>
      <w:r>
        <w:rPr>
          <w:color w:val="00000A"/>
          <w:sz w:val="24"/>
          <w:szCs w:val="24"/>
        </w:rPr>
        <w:lastRenderedPageBreak/>
        <w:t>Figura 18 – Diagrama de Classe</w:t>
      </w:r>
    </w:p>
    <w:p w14:paraId="37901F62" w14:textId="77777777" w:rsidR="00A30793" w:rsidRDefault="00FE1B44">
      <w:r>
        <w:rPr>
          <w:noProof/>
          <w:lang w:eastAsia="pt-BR"/>
        </w:rPr>
        <w:drawing>
          <wp:inline distT="0" distB="0" distL="0" distR="0" wp14:anchorId="4035E96B" wp14:editId="6F487D38">
            <wp:extent cx="5689600" cy="5781675"/>
            <wp:effectExtent l="0" t="0" r="0" b="0"/>
            <wp:docPr id="18"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5"/>
                    <pic:cNvPicPr>
                      <a:picLocks noChangeAspect="1" noChangeArrowheads="1"/>
                    </pic:cNvPicPr>
                  </pic:nvPicPr>
                  <pic:blipFill>
                    <a:blip r:embed="rId24"/>
                    <a:stretch>
                      <a:fillRect/>
                    </a:stretch>
                  </pic:blipFill>
                  <pic:spPr bwMode="auto">
                    <a:xfrm>
                      <a:off x="0" y="0"/>
                      <a:ext cx="5689600" cy="5781675"/>
                    </a:xfrm>
                    <a:prstGeom prst="rect">
                      <a:avLst/>
                    </a:prstGeom>
                  </pic:spPr>
                </pic:pic>
              </a:graphicData>
            </a:graphic>
          </wp:inline>
        </w:drawing>
      </w:r>
    </w:p>
    <w:p w14:paraId="2F10B91C" w14:textId="77777777" w:rsidR="00A30793" w:rsidRDefault="00FE1B44">
      <w:pPr>
        <w:spacing w:before="0" w:after="0"/>
        <w:jc w:val="center"/>
        <w:rPr>
          <w:b/>
          <w:sz w:val="20"/>
        </w:rPr>
      </w:pPr>
      <w:r>
        <w:tab/>
      </w:r>
      <w:r>
        <w:rPr>
          <w:sz w:val="20"/>
        </w:rPr>
        <w:t xml:space="preserve">Fonte: </w:t>
      </w:r>
      <w:r>
        <w:rPr>
          <w:b/>
          <w:sz w:val="20"/>
        </w:rPr>
        <w:t>PRÓPRIA, 2016</w:t>
      </w:r>
    </w:p>
    <w:p w14:paraId="2F9A3E17" w14:textId="77777777" w:rsidR="00A30793" w:rsidRDefault="00FE1B44">
      <w:pPr>
        <w:pStyle w:val="Ttulo3"/>
        <w:numPr>
          <w:ilvl w:val="2"/>
          <w:numId w:val="14"/>
        </w:numPr>
        <w:spacing w:before="0" w:after="240"/>
        <w:contextualSpacing/>
        <w:jc w:val="both"/>
      </w:pPr>
      <w:bookmarkStart w:id="481" w:name="_Toc462535586"/>
      <w:bookmarkEnd w:id="481"/>
      <w:r>
        <w:lastRenderedPageBreak/>
        <w:t>Alterar porcentagem do corretor</w:t>
      </w:r>
    </w:p>
    <w:p w14:paraId="4B4CC6CE" w14:textId="77777777" w:rsidR="00A30793" w:rsidRDefault="00FE1B44">
      <w:pPr>
        <w:pStyle w:val="Legenda"/>
        <w:keepNext/>
        <w:jc w:val="center"/>
        <w:rPr>
          <w:color w:val="00000A"/>
          <w:sz w:val="24"/>
          <w:szCs w:val="24"/>
        </w:rPr>
      </w:pPr>
      <w:r>
        <w:rPr>
          <w:color w:val="00000A"/>
          <w:sz w:val="24"/>
          <w:szCs w:val="24"/>
        </w:rPr>
        <w:t>Figura 19 – Diagrama de Sequência</w:t>
      </w:r>
    </w:p>
    <w:p w14:paraId="5B73AD7E" w14:textId="77777777" w:rsidR="00A30793" w:rsidRDefault="00FE1B44">
      <w:r>
        <w:rPr>
          <w:noProof/>
          <w:lang w:eastAsia="pt-BR"/>
        </w:rPr>
        <w:drawing>
          <wp:inline distT="0" distB="0" distL="0" distR="0" wp14:anchorId="4AF8B4E5" wp14:editId="4240903B">
            <wp:extent cx="5760085" cy="2902585"/>
            <wp:effectExtent l="0" t="0" r="0" b="0"/>
            <wp:docPr id="19"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36"/>
                    <pic:cNvPicPr>
                      <a:picLocks noChangeAspect="1" noChangeArrowheads="1"/>
                    </pic:cNvPicPr>
                  </pic:nvPicPr>
                  <pic:blipFill>
                    <a:blip r:embed="rId26"/>
                    <a:stretch>
                      <a:fillRect/>
                    </a:stretch>
                  </pic:blipFill>
                  <pic:spPr bwMode="auto">
                    <a:xfrm>
                      <a:off x="0" y="0"/>
                      <a:ext cx="5760085" cy="2902585"/>
                    </a:xfrm>
                    <a:prstGeom prst="rect">
                      <a:avLst/>
                    </a:prstGeom>
                  </pic:spPr>
                </pic:pic>
              </a:graphicData>
            </a:graphic>
          </wp:inline>
        </w:drawing>
      </w:r>
    </w:p>
    <w:p w14:paraId="7FD3A0BF" w14:textId="77777777" w:rsidR="00A30793" w:rsidRDefault="00FE1B44">
      <w:pPr>
        <w:spacing w:before="0" w:after="0"/>
        <w:jc w:val="center"/>
        <w:rPr>
          <w:b/>
          <w:sz w:val="20"/>
        </w:rPr>
      </w:pPr>
      <w:r>
        <w:tab/>
      </w:r>
      <w:r>
        <w:rPr>
          <w:sz w:val="20"/>
        </w:rPr>
        <w:t xml:space="preserve">Fonte: </w:t>
      </w:r>
      <w:r>
        <w:rPr>
          <w:b/>
          <w:sz w:val="20"/>
        </w:rPr>
        <w:t>PRÓPRIA, 2016</w:t>
      </w:r>
    </w:p>
    <w:p w14:paraId="74CAC7C1" w14:textId="77777777" w:rsidR="00A30793" w:rsidRDefault="00A30793">
      <w:pPr>
        <w:spacing w:before="0" w:after="0"/>
        <w:jc w:val="center"/>
        <w:rPr>
          <w:b/>
          <w:sz w:val="20"/>
        </w:rPr>
      </w:pPr>
    </w:p>
    <w:p w14:paraId="225E276F" w14:textId="77777777" w:rsidR="00A30793" w:rsidRDefault="00FE1B44">
      <w:pPr>
        <w:pStyle w:val="Legenda"/>
        <w:keepNext/>
        <w:jc w:val="center"/>
        <w:rPr>
          <w:color w:val="00000A"/>
          <w:sz w:val="24"/>
          <w:szCs w:val="24"/>
        </w:rPr>
      </w:pPr>
      <w:r>
        <w:rPr>
          <w:color w:val="00000A"/>
          <w:sz w:val="24"/>
          <w:szCs w:val="24"/>
        </w:rPr>
        <w:lastRenderedPageBreak/>
        <w:t>Figura 20 – Diagrama de Classe</w:t>
      </w:r>
    </w:p>
    <w:p w14:paraId="111B8B98" w14:textId="77777777" w:rsidR="00A30793" w:rsidRDefault="00FE1B44">
      <w:r>
        <w:rPr>
          <w:noProof/>
          <w:lang w:eastAsia="pt-BR"/>
        </w:rPr>
        <w:drawing>
          <wp:inline distT="0" distB="0" distL="0" distR="0" wp14:anchorId="41E9F582" wp14:editId="477C6068">
            <wp:extent cx="5689600" cy="5781675"/>
            <wp:effectExtent l="0" t="0" r="0" b="0"/>
            <wp:docPr id="20"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45"/>
                    <pic:cNvPicPr>
                      <a:picLocks noChangeAspect="1" noChangeArrowheads="1"/>
                    </pic:cNvPicPr>
                  </pic:nvPicPr>
                  <pic:blipFill>
                    <a:blip r:embed="rId24"/>
                    <a:stretch>
                      <a:fillRect/>
                    </a:stretch>
                  </pic:blipFill>
                  <pic:spPr bwMode="auto">
                    <a:xfrm>
                      <a:off x="0" y="0"/>
                      <a:ext cx="5689600" cy="5781675"/>
                    </a:xfrm>
                    <a:prstGeom prst="rect">
                      <a:avLst/>
                    </a:prstGeom>
                  </pic:spPr>
                </pic:pic>
              </a:graphicData>
            </a:graphic>
          </wp:inline>
        </w:drawing>
      </w:r>
    </w:p>
    <w:p w14:paraId="68C6F785" w14:textId="77777777" w:rsidR="00A30793" w:rsidRDefault="00FE1B44">
      <w:pPr>
        <w:spacing w:before="0" w:after="0"/>
        <w:jc w:val="center"/>
        <w:rPr>
          <w:b/>
          <w:sz w:val="20"/>
        </w:rPr>
      </w:pPr>
      <w:r>
        <w:tab/>
      </w:r>
      <w:r>
        <w:rPr>
          <w:sz w:val="20"/>
        </w:rPr>
        <w:t xml:space="preserve">Fonte: </w:t>
      </w:r>
      <w:r>
        <w:rPr>
          <w:b/>
          <w:sz w:val="20"/>
        </w:rPr>
        <w:t>PRÓPRIA, 2016</w:t>
      </w:r>
    </w:p>
    <w:p w14:paraId="34129716" w14:textId="77777777" w:rsidR="00A30793" w:rsidRDefault="00A30793"/>
    <w:p w14:paraId="483B04CD" w14:textId="77777777" w:rsidR="00A30793" w:rsidRDefault="00FE1B44">
      <w:pPr>
        <w:pStyle w:val="Ttulo3"/>
        <w:numPr>
          <w:ilvl w:val="2"/>
          <w:numId w:val="14"/>
        </w:numPr>
        <w:spacing w:before="0" w:after="240"/>
        <w:contextualSpacing/>
        <w:jc w:val="both"/>
      </w:pPr>
      <w:bookmarkStart w:id="482" w:name="_Toc462535587"/>
      <w:bookmarkEnd w:id="482"/>
      <w:r>
        <w:lastRenderedPageBreak/>
        <w:t>Alterar status do lote</w:t>
      </w:r>
    </w:p>
    <w:p w14:paraId="1B341633" w14:textId="77777777" w:rsidR="00A30793" w:rsidRDefault="00FE1B44">
      <w:pPr>
        <w:pStyle w:val="Legenda"/>
        <w:keepNext/>
        <w:jc w:val="center"/>
        <w:rPr>
          <w:color w:val="00000A"/>
          <w:sz w:val="24"/>
          <w:szCs w:val="24"/>
        </w:rPr>
      </w:pPr>
      <w:r>
        <w:rPr>
          <w:color w:val="00000A"/>
          <w:sz w:val="24"/>
          <w:szCs w:val="24"/>
        </w:rPr>
        <w:t>Figura 21 – Diagrama de Sequência</w:t>
      </w:r>
    </w:p>
    <w:p w14:paraId="38446151" w14:textId="77777777" w:rsidR="00A30793" w:rsidRDefault="00FE1B44">
      <w:r>
        <w:rPr>
          <w:noProof/>
          <w:lang w:eastAsia="pt-BR"/>
        </w:rPr>
        <w:drawing>
          <wp:inline distT="0" distB="0" distL="0" distR="0" wp14:anchorId="098B4A01" wp14:editId="3FA2C222">
            <wp:extent cx="5760085" cy="2902585"/>
            <wp:effectExtent l="0" t="0" r="0" b="0"/>
            <wp:docPr id="21"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46"/>
                    <pic:cNvPicPr>
                      <a:picLocks noChangeAspect="1" noChangeArrowheads="1"/>
                    </pic:cNvPicPr>
                  </pic:nvPicPr>
                  <pic:blipFill>
                    <a:blip r:embed="rId27"/>
                    <a:stretch>
                      <a:fillRect/>
                    </a:stretch>
                  </pic:blipFill>
                  <pic:spPr bwMode="auto">
                    <a:xfrm>
                      <a:off x="0" y="0"/>
                      <a:ext cx="5760085" cy="2902585"/>
                    </a:xfrm>
                    <a:prstGeom prst="rect">
                      <a:avLst/>
                    </a:prstGeom>
                  </pic:spPr>
                </pic:pic>
              </a:graphicData>
            </a:graphic>
          </wp:inline>
        </w:drawing>
      </w:r>
    </w:p>
    <w:p w14:paraId="32564282" w14:textId="77777777" w:rsidR="00A30793" w:rsidRDefault="00FE1B44">
      <w:pPr>
        <w:spacing w:before="0" w:after="0"/>
        <w:jc w:val="center"/>
        <w:rPr>
          <w:b/>
          <w:sz w:val="20"/>
        </w:rPr>
      </w:pPr>
      <w:r>
        <w:tab/>
      </w:r>
      <w:r>
        <w:rPr>
          <w:sz w:val="20"/>
        </w:rPr>
        <w:t xml:space="preserve">Fonte: </w:t>
      </w:r>
      <w:r>
        <w:rPr>
          <w:b/>
          <w:sz w:val="20"/>
        </w:rPr>
        <w:t>PRÓPRIA, 2016</w:t>
      </w:r>
    </w:p>
    <w:p w14:paraId="32424626" w14:textId="77777777" w:rsidR="00A30793" w:rsidRDefault="00A30793"/>
    <w:p w14:paraId="338A003D" w14:textId="77777777" w:rsidR="00A30793" w:rsidRDefault="00FE1B44">
      <w:pPr>
        <w:pStyle w:val="Legenda"/>
        <w:keepNext/>
        <w:jc w:val="center"/>
        <w:rPr>
          <w:color w:val="00000A"/>
          <w:sz w:val="24"/>
          <w:szCs w:val="24"/>
        </w:rPr>
      </w:pPr>
      <w:r>
        <w:rPr>
          <w:color w:val="00000A"/>
          <w:sz w:val="24"/>
          <w:szCs w:val="24"/>
        </w:rPr>
        <w:t>Figura 22 – Diagrama de Classe</w:t>
      </w:r>
    </w:p>
    <w:p w14:paraId="5037F53B" w14:textId="77777777" w:rsidR="00A30793" w:rsidRDefault="00A30793">
      <w:pPr>
        <w:jc w:val="center"/>
      </w:pPr>
    </w:p>
    <w:p w14:paraId="0DC7C6CE" w14:textId="77777777" w:rsidR="00A30793" w:rsidRDefault="00FE1B44">
      <w:r>
        <w:rPr>
          <w:noProof/>
          <w:lang w:eastAsia="pt-BR"/>
        </w:rPr>
        <w:lastRenderedPageBreak/>
        <w:drawing>
          <wp:inline distT="0" distB="0" distL="0" distR="0" wp14:anchorId="61FE6DEA" wp14:editId="78CB827F">
            <wp:extent cx="5689600" cy="5781675"/>
            <wp:effectExtent l="0" t="0" r="0" b="0"/>
            <wp:docPr id="22"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47"/>
                    <pic:cNvPicPr>
                      <a:picLocks noChangeAspect="1" noChangeArrowheads="1"/>
                    </pic:cNvPicPr>
                  </pic:nvPicPr>
                  <pic:blipFill>
                    <a:blip r:embed="rId24"/>
                    <a:stretch>
                      <a:fillRect/>
                    </a:stretch>
                  </pic:blipFill>
                  <pic:spPr bwMode="auto">
                    <a:xfrm>
                      <a:off x="0" y="0"/>
                      <a:ext cx="5689600" cy="5781675"/>
                    </a:xfrm>
                    <a:prstGeom prst="rect">
                      <a:avLst/>
                    </a:prstGeom>
                  </pic:spPr>
                </pic:pic>
              </a:graphicData>
            </a:graphic>
          </wp:inline>
        </w:drawing>
      </w:r>
    </w:p>
    <w:p w14:paraId="442295AB" w14:textId="77777777" w:rsidR="00A30793" w:rsidRDefault="00FE1B44">
      <w:pPr>
        <w:spacing w:before="0" w:after="0"/>
        <w:jc w:val="center"/>
        <w:rPr>
          <w:b/>
          <w:sz w:val="20"/>
        </w:rPr>
      </w:pPr>
      <w:r>
        <w:tab/>
      </w:r>
      <w:r>
        <w:rPr>
          <w:sz w:val="20"/>
        </w:rPr>
        <w:t xml:space="preserve">Fonte: </w:t>
      </w:r>
      <w:r>
        <w:rPr>
          <w:b/>
          <w:sz w:val="20"/>
        </w:rPr>
        <w:t>PRÓPRIA, 2016</w:t>
      </w:r>
    </w:p>
    <w:p w14:paraId="7DD489DF" w14:textId="77777777" w:rsidR="00A30793" w:rsidRDefault="00A30793">
      <w:pPr>
        <w:spacing w:before="0" w:after="0"/>
        <w:jc w:val="center"/>
        <w:rPr>
          <w:sz w:val="20"/>
        </w:rPr>
      </w:pPr>
    </w:p>
    <w:p w14:paraId="5DBA3E86" w14:textId="77777777" w:rsidR="00A30793" w:rsidRDefault="00FE1B44">
      <w:pPr>
        <w:pStyle w:val="Ttulo3"/>
        <w:numPr>
          <w:ilvl w:val="2"/>
          <w:numId w:val="14"/>
        </w:numPr>
        <w:spacing w:before="0" w:after="240"/>
        <w:contextualSpacing/>
        <w:jc w:val="both"/>
      </w:pPr>
      <w:bookmarkStart w:id="483" w:name="_Toc462535588"/>
      <w:bookmarkEnd w:id="483"/>
      <w:r>
        <w:lastRenderedPageBreak/>
        <w:t>Relatório de Vendas</w:t>
      </w:r>
    </w:p>
    <w:p w14:paraId="4CFD871A" w14:textId="77777777" w:rsidR="00A30793" w:rsidRDefault="00FE1B44">
      <w:pPr>
        <w:pStyle w:val="Legenda"/>
        <w:keepNext/>
        <w:jc w:val="center"/>
        <w:rPr>
          <w:color w:val="00000A"/>
          <w:sz w:val="24"/>
          <w:szCs w:val="24"/>
        </w:rPr>
      </w:pPr>
      <w:r>
        <w:rPr>
          <w:color w:val="00000A"/>
          <w:sz w:val="24"/>
          <w:szCs w:val="24"/>
        </w:rPr>
        <w:t>Figura 23 – Diagrama de Sequência</w:t>
      </w:r>
    </w:p>
    <w:p w14:paraId="3534C3EB" w14:textId="77777777" w:rsidR="00A30793" w:rsidRDefault="00FE1B44">
      <w:r>
        <w:rPr>
          <w:noProof/>
          <w:lang w:eastAsia="pt-BR"/>
        </w:rPr>
        <w:drawing>
          <wp:inline distT="0" distB="0" distL="0" distR="0" wp14:anchorId="325A2FD5" wp14:editId="48E9D538">
            <wp:extent cx="5760085" cy="2357755"/>
            <wp:effectExtent l="0" t="0" r="0" b="0"/>
            <wp:docPr id="23"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48"/>
                    <pic:cNvPicPr>
                      <a:picLocks noChangeAspect="1" noChangeArrowheads="1"/>
                    </pic:cNvPicPr>
                  </pic:nvPicPr>
                  <pic:blipFill>
                    <a:blip r:embed="rId28"/>
                    <a:stretch>
                      <a:fillRect/>
                    </a:stretch>
                  </pic:blipFill>
                  <pic:spPr bwMode="auto">
                    <a:xfrm>
                      <a:off x="0" y="0"/>
                      <a:ext cx="5760085" cy="2357755"/>
                    </a:xfrm>
                    <a:prstGeom prst="rect">
                      <a:avLst/>
                    </a:prstGeom>
                  </pic:spPr>
                </pic:pic>
              </a:graphicData>
            </a:graphic>
          </wp:inline>
        </w:drawing>
      </w:r>
    </w:p>
    <w:p w14:paraId="444CCF2F" w14:textId="77777777" w:rsidR="00A30793" w:rsidRDefault="00FE1B44">
      <w:pPr>
        <w:spacing w:before="0" w:after="0"/>
        <w:jc w:val="center"/>
        <w:rPr>
          <w:b/>
          <w:sz w:val="20"/>
        </w:rPr>
      </w:pPr>
      <w:r>
        <w:tab/>
      </w:r>
      <w:r>
        <w:rPr>
          <w:sz w:val="20"/>
        </w:rPr>
        <w:t xml:space="preserve">Fonte: </w:t>
      </w:r>
      <w:r>
        <w:rPr>
          <w:b/>
          <w:sz w:val="20"/>
        </w:rPr>
        <w:t>PRÓPRIA, 2016</w:t>
      </w:r>
    </w:p>
    <w:p w14:paraId="51B51C7C" w14:textId="77777777" w:rsidR="00A30793" w:rsidRDefault="00A30793"/>
    <w:p w14:paraId="2C1295CB" w14:textId="77777777" w:rsidR="00A30793" w:rsidRDefault="00FE1B44">
      <w:pPr>
        <w:pStyle w:val="Legenda"/>
        <w:keepNext/>
        <w:jc w:val="center"/>
        <w:rPr>
          <w:color w:val="00000A"/>
          <w:sz w:val="24"/>
          <w:szCs w:val="24"/>
        </w:rPr>
      </w:pPr>
      <w:r>
        <w:rPr>
          <w:color w:val="00000A"/>
          <w:sz w:val="24"/>
          <w:szCs w:val="24"/>
        </w:rPr>
        <w:lastRenderedPageBreak/>
        <w:t>Figura 24 – Diagrama de Classe</w:t>
      </w:r>
    </w:p>
    <w:p w14:paraId="600950EE" w14:textId="77777777" w:rsidR="00A30793" w:rsidRDefault="00FE1B44">
      <w:r>
        <w:rPr>
          <w:noProof/>
          <w:lang w:eastAsia="pt-BR"/>
        </w:rPr>
        <w:drawing>
          <wp:inline distT="0" distB="0" distL="0" distR="0" wp14:anchorId="4DA5B330" wp14:editId="68D81D37">
            <wp:extent cx="5760085" cy="6731635"/>
            <wp:effectExtent l="0" t="0" r="0" b="0"/>
            <wp:docPr id="2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pic:cNvPicPr>
                      <a:picLocks noChangeAspect="1" noChangeArrowheads="1"/>
                    </pic:cNvPicPr>
                  </pic:nvPicPr>
                  <pic:blipFill>
                    <a:blip r:embed="rId29"/>
                    <a:stretch>
                      <a:fillRect/>
                    </a:stretch>
                  </pic:blipFill>
                  <pic:spPr bwMode="auto">
                    <a:xfrm>
                      <a:off x="0" y="0"/>
                      <a:ext cx="5760085" cy="6731635"/>
                    </a:xfrm>
                    <a:prstGeom prst="rect">
                      <a:avLst/>
                    </a:prstGeom>
                  </pic:spPr>
                </pic:pic>
              </a:graphicData>
            </a:graphic>
          </wp:inline>
        </w:drawing>
      </w:r>
    </w:p>
    <w:p w14:paraId="60729F8A" w14:textId="77777777" w:rsidR="00A30793" w:rsidRDefault="00FE1B44">
      <w:pPr>
        <w:spacing w:before="0" w:after="0"/>
        <w:jc w:val="center"/>
        <w:rPr>
          <w:b/>
          <w:sz w:val="20"/>
        </w:rPr>
      </w:pPr>
      <w:r>
        <w:tab/>
      </w:r>
      <w:r>
        <w:rPr>
          <w:sz w:val="20"/>
        </w:rPr>
        <w:t xml:space="preserve">Fonte: </w:t>
      </w:r>
      <w:r>
        <w:rPr>
          <w:b/>
          <w:sz w:val="20"/>
        </w:rPr>
        <w:t>PRÓPRIA, 2016</w:t>
      </w:r>
    </w:p>
    <w:p w14:paraId="285F4C3F" w14:textId="77777777" w:rsidR="00A30793" w:rsidRDefault="00FE1B44">
      <w:pPr>
        <w:pStyle w:val="Ttulo3"/>
        <w:numPr>
          <w:ilvl w:val="2"/>
          <w:numId w:val="14"/>
        </w:numPr>
        <w:spacing w:before="0" w:after="240"/>
        <w:contextualSpacing/>
        <w:jc w:val="both"/>
      </w:pPr>
      <w:bookmarkStart w:id="484" w:name="_Toc462535589"/>
      <w:bookmarkEnd w:id="484"/>
      <w:r>
        <w:lastRenderedPageBreak/>
        <w:t>Relatório de Vendas por Corretor</w:t>
      </w:r>
    </w:p>
    <w:p w14:paraId="6AFCE1EE" w14:textId="77777777" w:rsidR="00A30793" w:rsidRDefault="00FE1B44">
      <w:pPr>
        <w:pStyle w:val="Legenda"/>
        <w:keepNext/>
        <w:jc w:val="center"/>
        <w:rPr>
          <w:color w:val="00000A"/>
          <w:sz w:val="24"/>
          <w:szCs w:val="24"/>
        </w:rPr>
      </w:pPr>
      <w:r>
        <w:rPr>
          <w:color w:val="00000A"/>
          <w:sz w:val="24"/>
          <w:szCs w:val="24"/>
        </w:rPr>
        <w:t>Figura 25 – Diagrama de Sequência</w:t>
      </w:r>
    </w:p>
    <w:p w14:paraId="02744786" w14:textId="77777777" w:rsidR="00A30793" w:rsidRDefault="00FE1B44">
      <w:r>
        <w:rPr>
          <w:noProof/>
          <w:lang w:eastAsia="pt-BR"/>
        </w:rPr>
        <w:drawing>
          <wp:inline distT="0" distB="0" distL="0" distR="0" wp14:anchorId="45E5AC95" wp14:editId="171AB5A9">
            <wp:extent cx="5760085" cy="2040255"/>
            <wp:effectExtent l="0" t="0" r="0" b="0"/>
            <wp:docPr id="25"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50"/>
                    <pic:cNvPicPr>
                      <a:picLocks noChangeAspect="1" noChangeArrowheads="1"/>
                    </pic:cNvPicPr>
                  </pic:nvPicPr>
                  <pic:blipFill>
                    <a:blip r:embed="rId30"/>
                    <a:stretch>
                      <a:fillRect/>
                    </a:stretch>
                  </pic:blipFill>
                  <pic:spPr bwMode="auto">
                    <a:xfrm>
                      <a:off x="0" y="0"/>
                      <a:ext cx="5760085" cy="2040255"/>
                    </a:xfrm>
                    <a:prstGeom prst="rect">
                      <a:avLst/>
                    </a:prstGeom>
                  </pic:spPr>
                </pic:pic>
              </a:graphicData>
            </a:graphic>
          </wp:inline>
        </w:drawing>
      </w:r>
    </w:p>
    <w:p w14:paraId="41E88E0F" w14:textId="77777777" w:rsidR="00A30793" w:rsidRDefault="00FE1B44">
      <w:pPr>
        <w:spacing w:before="0" w:after="0"/>
        <w:jc w:val="center"/>
        <w:rPr>
          <w:b/>
          <w:sz w:val="20"/>
        </w:rPr>
      </w:pPr>
      <w:r>
        <w:tab/>
      </w:r>
      <w:r>
        <w:rPr>
          <w:sz w:val="20"/>
        </w:rPr>
        <w:t xml:space="preserve">Fonte: </w:t>
      </w:r>
      <w:r>
        <w:rPr>
          <w:b/>
          <w:sz w:val="20"/>
        </w:rPr>
        <w:t>PRÓPRIA, 2016</w:t>
      </w:r>
    </w:p>
    <w:p w14:paraId="119EC001" w14:textId="77777777" w:rsidR="00A30793" w:rsidRDefault="00A30793"/>
    <w:p w14:paraId="123895B9" w14:textId="77777777" w:rsidR="00A30793" w:rsidRDefault="00A30793"/>
    <w:p w14:paraId="1FD485E4" w14:textId="77777777" w:rsidR="00A30793" w:rsidRDefault="00A30793"/>
    <w:p w14:paraId="372151B2" w14:textId="77777777" w:rsidR="00A30793" w:rsidRDefault="00A30793"/>
    <w:p w14:paraId="1447F9A6" w14:textId="77777777" w:rsidR="00A30793" w:rsidRDefault="00A30793"/>
    <w:p w14:paraId="284122EF" w14:textId="77777777" w:rsidR="00A30793" w:rsidRDefault="00A30793"/>
    <w:p w14:paraId="65E5E531" w14:textId="77777777" w:rsidR="00A30793" w:rsidRDefault="00A30793"/>
    <w:p w14:paraId="3F9675BF" w14:textId="77777777" w:rsidR="00A30793" w:rsidRDefault="00A30793"/>
    <w:p w14:paraId="0A2FFE47" w14:textId="77777777" w:rsidR="00A30793" w:rsidRDefault="00A30793"/>
    <w:p w14:paraId="6E3A8DC2" w14:textId="77777777" w:rsidR="00A30793" w:rsidRDefault="00A30793"/>
    <w:p w14:paraId="575D2C82" w14:textId="77777777" w:rsidR="00A30793" w:rsidRDefault="00A30793"/>
    <w:p w14:paraId="2C8159C2" w14:textId="77777777" w:rsidR="00A30793" w:rsidRDefault="00A30793"/>
    <w:p w14:paraId="795D3BD8" w14:textId="77777777" w:rsidR="00A30793" w:rsidRDefault="00A30793"/>
    <w:p w14:paraId="08CDBB8B" w14:textId="77777777" w:rsidR="00A30793" w:rsidRDefault="00FE1B44">
      <w:pPr>
        <w:pStyle w:val="Legenda"/>
        <w:keepNext/>
        <w:jc w:val="center"/>
        <w:rPr>
          <w:color w:val="00000A"/>
          <w:sz w:val="24"/>
          <w:szCs w:val="24"/>
        </w:rPr>
      </w:pPr>
      <w:r>
        <w:rPr>
          <w:color w:val="00000A"/>
          <w:sz w:val="24"/>
          <w:szCs w:val="24"/>
        </w:rPr>
        <w:lastRenderedPageBreak/>
        <w:t>Figura 26 – Diagrama de Classe</w:t>
      </w:r>
    </w:p>
    <w:p w14:paraId="57A07087" w14:textId="77777777" w:rsidR="00A30793" w:rsidRDefault="00A30793"/>
    <w:p w14:paraId="4109CB40" w14:textId="77777777" w:rsidR="00A30793" w:rsidRDefault="00FE1B44">
      <w:r>
        <w:rPr>
          <w:noProof/>
          <w:lang w:eastAsia="pt-BR"/>
        </w:rPr>
        <w:drawing>
          <wp:inline distT="0" distB="0" distL="0" distR="0" wp14:anchorId="76B7CC96" wp14:editId="04309F8A">
            <wp:extent cx="5760085" cy="6731635"/>
            <wp:effectExtent l="0" t="0" r="0" b="0"/>
            <wp:docPr id="2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pic:cNvPicPr>
                      <a:picLocks noChangeAspect="1" noChangeArrowheads="1"/>
                    </pic:cNvPicPr>
                  </pic:nvPicPr>
                  <pic:blipFill>
                    <a:blip r:embed="rId29"/>
                    <a:stretch>
                      <a:fillRect/>
                    </a:stretch>
                  </pic:blipFill>
                  <pic:spPr bwMode="auto">
                    <a:xfrm>
                      <a:off x="0" y="0"/>
                      <a:ext cx="5760085" cy="6731635"/>
                    </a:xfrm>
                    <a:prstGeom prst="rect">
                      <a:avLst/>
                    </a:prstGeom>
                  </pic:spPr>
                </pic:pic>
              </a:graphicData>
            </a:graphic>
          </wp:inline>
        </w:drawing>
      </w:r>
    </w:p>
    <w:p w14:paraId="2FC738C8" w14:textId="77777777" w:rsidR="00A30793" w:rsidRDefault="00FE1B44">
      <w:pPr>
        <w:spacing w:before="0" w:after="0"/>
        <w:jc w:val="center"/>
        <w:rPr>
          <w:b/>
          <w:sz w:val="20"/>
        </w:rPr>
      </w:pPr>
      <w:r>
        <w:tab/>
      </w:r>
      <w:r>
        <w:rPr>
          <w:sz w:val="20"/>
        </w:rPr>
        <w:t xml:space="preserve">Fonte: </w:t>
      </w:r>
      <w:r>
        <w:rPr>
          <w:b/>
          <w:sz w:val="20"/>
        </w:rPr>
        <w:t>PRÓPRIA, 2016</w:t>
      </w:r>
    </w:p>
    <w:p w14:paraId="08DA2507" w14:textId="77777777" w:rsidR="00A30793" w:rsidRDefault="00FE1B44">
      <w:pPr>
        <w:pStyle w:val="Ttulo3"/>
        <w:numPr>
          <w:ilvl w:val="2"/>
          <w:numId w:val="14"/>
        </w:numPr>
        <w:spacing w:before="0" w:after="240"/>
        <w:contextualSpacing/>
        <w:jc w:val="both"/>
      </w:pPr>
      <w:bookmarkStart w:id="485" w:name="_Toc462535590"/>
      <w:bookmarkEnd w:id="485"/>
      <w:r>
        <w:lastRenderedPageBreak/>
        <w:t>Relatório de Lotes Vendidos e Disponíveis</w:t>
      </w:r>
    </w:p>
    <w:p w14:paraId="33CB4540" w14:textId="77777777" w:rsidR="00A30793" w:rsidRDefault="00FE1B44">
      <w:pPr>
        <w:pStyle w:val="Legenda"/>
        <w:keepNext/>
        <w:jc w:val="center"/>
        <w:rPr>
          <w:color w:val="00000A"/>
          <w:sz w:val="24"/>
          <w:szCs w:val="24"/>
        </w:rPr>
      </w:pPr>
      <w:r>
        <w:rPr>
          <w:color w:val="00000A"/>
          <w:sz w:val="24"/>
          <w:szCs w:val="24"/>
        </w:rPr>
        <w:t>Figura 27 – Diagrama de Sequência</w:t>
      </w:r>
    </w:p>
    <w:p w14:paraId="182C7B93" w14:textId="77777777" w:rsidR="00A30793" w:rsidRDefault="00FE1B44">
      <w:r>
        <w:rPr>
          <w:noProof/>
          <w:lang w:eastAsia="pt-BR"/>
        </w:rPr>
        <w:drawing>
          <wp:inline distT="0" distB="0" distL="0" distR="0" wp14:anchorId="58652D26" wp14:editId="3C81F79A">
            <wp:extent cx="5760085" cy="4053840"/>
            <wp:effectExtent l="0" t="0" r="0" b="0"/>
            <wp:docPr id="27"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53"/>
                    <pic:cNvPicPr>
                      <a:picLocks noChangeAspect="1" noChangeArrowheads="1"/>
                    </pic:cNvPicPr>
                  </pic:nvPicPr>
                  <pic:blipFill>
                    <a:blip r:embed="rId31"/>
                    <a:stretch>
                      <a:fillRect/>
                    </a:stretch>
                  </pic:blipFill>
                  <pic:spPr bwMode="auto">
                    <a:xfrm>
                      <a:off x="0" y="0"/>
                      <a:ext cx="5760085" cy="4053840"/>
                    </a:xfrm>
                    <a:prstGeom prst="rect">
                      <a:avLst/>
                    </a:prstGeom>
                  </pic:spPr>
                </pic:pic>
              </a:graphicData>
            </a:graphic>
          </wp:inline>
        </w:drawing>
      </w:r>
    </w:p>
    <w:p w14:paraId="7D8D6946" w14:textId="77777777" w:rsidR="00A30793" w:rsidRDefault="00FE1B44">
      <w:pPr>
        <w:spacing w:before="0" w:after="0"/>
        <w:jc w:val="center"/>
        <w:rPr>
          <w:b/>
          <w:sz w:val="20"/>
        </w:rPr>
      </w:pPr>
      <w:r>
        <w:tab/>
      </w:r>
      <w:r>
        <w:rPr>
          <w:sz w:val="20"/>
        </w:rPr>
        <w:t xml:space="preserve">Fonte: </w:t>
      </w:r>
      <w:r>
        <w:rPr>
          <w:b/>
          <w:sz w:val="20"/>
        </w:rPr>
        <w:t>PRÓPRIA, 2016</w:t>
      </w:r>
    </w:p>
    <w:p w14:paraId="350CAF72" w14:textId="77777777" w:rsidR="00A30793" w:rsidRDefault="00A30793"/>
    <w:p w14:paraId="42B37C8F" w14:textId="77777777" w:rsidR="00A30793" w:rsidRDefault="00A30793"/>
    <w:p w14:paraId="7ABE531C" w14:textId="77777777" w:rsidR="00A30793" w:rsidRDefault="00FE1B44">
      <w:pPr>
        <w:pStyle w:val="Legenda"/>
        <w:keepNext/>
        <w:jc w:val="center"/>
        <w:rPr>
          <w:color w:val="00000A"/>
          <w:sz w:val="24"/>
          <w:szCs w:val="24"/>
        </w:rPr>
      </w:pPr>
      <w:r>
        <w:rPr>
          <w:color w:val="00000A"/>
          <w:sz w:val="24"/>
          <w:szCs w:val="24"/>
        </w:rPr>
        <w:lastRenderedPageBreak/>
        <w:t>Figura 28 – Diagrama de Classe</w:t>
      </w:r>
    </w:p>
    <w:p w14:paraId="72875F37" w14:textId="77777777" w:rsidR="00A30793" w:rsidRDefault="00FE1B44">
      <w:r>
        <w:rPr>
          <w:noProof/>
          <w:lang w:eastAsia="pt-BR"/>
        </w:rPr>
        <w:drawing>
          <wp:inline distT="0" distB="0" distL="0" distR="0" wp14:anchorId="61049EE4" wp14:editId="095089C4">
            <wp:extent cx="5760085" cy="3486785"/>
            <wp:effectExtent l="0" t="0" r="0" b="0"/>
            <wp:docPr id="28"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54"/>
                    <pic:cNvPicPr>
                      <a:picLocks noChangeAspect="1" noChangeArrowheads="1"/>
                    </pic:cNvPicPr>
                  </pic:nvPicPr>
                  <pic:blipFill>
                    <a:blip r:embed="rId32"/>
                    <a:stretch>
                      <a:fillRect/>
                    </a:stretch>
                  </pic:blipFill>
                  <pic:spPr bwMode="auto">
                    <a:xfrm>
                      <a:off x="0" y="0"/>
                      <a:ext cx="5760085" cy="3486785"/>
                    </a:xfrm>
                    <a:prstGeom prst="rect">
                      <a:avLst/>
                    </a:prstGeom>
                  </pic:spPr>
                </pic:pic>
              </a:graphicData>
            </a:graphic>
          </wp:inline>
        </w:drawing>
      </w:r>
    </w:p>
    <w:p w14:paraId="4E5CBF89" w14:textId="77777777" w:rsidR="00A30793" w:rsidRDefault="00FE1B44">
      <w:pPr>
        <w:spacing w:before="0" w:after="0"/>
        <w:jc w:val="center"/>
        <w:rPr>
          <w:b/>
          <w:sz w:val="20"/>
        </w:rPr>
      </w:pPr>
      <w:r>
        <w:tab/>
      </w:r>
      <w:r>
        <w:rPr>
          <w:sz w:val="20"/>
        </w:rPr>
        <w:t xml:space="preserve">Fonte: </w:t>
      </w:r>
      <w:r>
        <w:rPr>
          <w:b/>
          <w:sz w:val="20"/>
        </w:rPr>
        <w:t>PRÓPRIA, 2016</w:t>
      </w:r>
    </w:p>
    <w:p w14:paraId="572CBCAA" w14:textId="77777777" w:rsidR="00A30793" w:rsidRDefault="00A30793">
      <w:pPr>
        <w:spacing w:before="0" w:after="0"/>
        <w:jc w:val="center"/>
      </w:pPr>
    </w:p>
    <w:p w14:paraId="6A4EB40D" w14:textId="77777777" w:rsidR="00A30793" w:rsidRDefault="00FE1B44">
      <w:pPr>
        <w:pStyle w:val="Ttulo3"/>
        <w:numPr>
          <w:ilvl w:val="1"/>
          <w:numId w:val="14"/>
        </w:numPr>
        <w:spacing w:before="0" w:after="240"/>
        <w:contextualSpacing/>
        <w:jc w:val="both"/>
      </w:pPr>
      <w:bookmarkStart w:id="486" w:name="_Toc462535591"/>
      <w:bookmarkEnd w:id="486"/>
      <w:r>
        <w:t>Construir por Funcionalidade</w:t>
      </w:r>
    </w:p>
    <w:p w14:paraId="685E3EF2" w14:textId="4CFDE92E" w:rsidR="00A30793" w:rsidDel="00385884" w:rsidRDefault="00FE1B44">
      <w:pPr>
        <w:ind w:firstLine="1134"/>
        <w:jc w:val="both"/>
        <w:rPr>
          <w:del w:id="487" w:author="Nortti" w:date="2016-10-15T02:12:00Z"/>
        </w:rPr>
        <w:pPrChange w:id="488" w:author="Karine Martins" w:date="2016-10-09T18:12:00Z">
          <w:pPr>
            <w:ind w:firstLine="1134"/>
          </w:pPr>
        </w:pPrChange>
      </w:pPr>
      <w:del w:id="489" w:author="Nortti" w:date="2016-10-15T02:12:00Z">
        <w:r w:rsidDel="00385884">
          <w:delText xml:space="preserve">Essa é a fase onde é iniciada a codificação das funcionalidades bem como a entrega das mesmas. Listaremos </w:delText>
        </w:r>
      </w:del>
      <w:ins w:id="490" w:author="Karine Martins" w:date="2016-10-09T18:12:00Z">
        <w:del w:id="491" w:author="Nortti" w:date="2016-10-15T02:12:00Z">
          <w:r w:rsidR="008E3D06" w:rsidDel="00385884">
            <w:delText xml:space="preserve">É listada a seguir, </w:delText>
          </w:r>
          <w:r w:rsidR="008E3D06" w:rsidRPr="008E3D06" w:rsidDel="00385884">
            <w:rPr>
              <w:highlight w:val="yellow"/>
              <w:rPrChange w:id="492" w:author="Karine Martins" w:date="2016-10-09T18:12:00Z">
                <w:rPr/>
              </w:rPrChange>
            </w:rPr>
            <w:delText>no Quadro xxx</w:delText>
          </w:r>
          <w:r w:rsidR="008E3D06" w:rsidDel="00385884">
            <w:delText xml:space="preserve"> </w:delText>
          </w:r>
        </w:del>
      </w:ins>
      <w:del w:id="493" w:author="Nortti" w:date="2016-10-15T02:12:00Z">
        <w:r w:rsidDel="00385884">
          <w:delText>abaixo as interfaces finais do projeto, bem como as funcionalidades entregue por cada tela e as imagens de cada tela.</w:delText>
        </w:r>
      </w:del>
    </w:p>
    <w:p w14:paraId="02A1BD28" w14:textId="77777777" w:rsidR="00A30793" w:rsidRDefault="00FE1B44">
      <w:pPr>
        <w:jc w:val="center"/>
      </w:pPr>
      <w:r>
        <w:rPr>
          <w:b/>
        </w:rPr>
        <w:t xml:space="preserve">Quadro 3 – </w:t>
      </w:r>
      <w:commentRangeStart w:id="494"/>
      <w:r>
        <w:rPr>
          <w:b/>
        </w:rPr>
        <w:t>Lista</w:t>
      </w:r>
      <w:commentRangeEnd w:id="494"/>
      <w:r w:rsidR="008E3D06">
        <w:rPr>
          <w:rStyle w:val="Refdecomentrio"/>
        </w:rPr>
        <w:commentReference w:id="494"/>
      </w:r>
      <w:r>
        <w:rPr>
          <w:b/>
        </w:rPr>
        <w:t xml:space="preserve"> de Funcionalidades por Interface</w:t>
      </w:r>
    </w:p>
    <w:tbl>
      <w:tblPr>
        <w:tblStyle w:val="Tabelacomgrade"/>
        <w:tblW w:w="9211" w:type="dxa"/>
        <w:tblInd w:w="-10" w:type="dxa"/>
        <w:tblCellMar>
          <w:left w:w="98" w:type="dxa"/>
        </w:tblCellMar>
        <w:tblLook w:val="04A0" w:firstRow="1" w:lastRow="0" w:firstColumn="1" w:lastColumn="0" w:noHBand="0" w:noVBand="1"/>
      </w:tblPr>
      <w:tblGrid>
        <w:gridCol w:w="4605"/>
        <w:gridCol w:w="4606"/>
      </w:tblGrid>
      <w:tr w:rsidR="00A30793" w14:paraId="0D65821D" w14:textId="77777777">
        <w:tc>
          <w:tcPr>
            <w:tcW w:w="4605" w:type="dxa"/>
            <w:shd w:val="clear" w:color="auto" w:fill="auto"/>
            <w:tcMar>
              <w:left w:w="98" w:type="dxa"/>
            </w:tcMar>
          </w:tcPr>
          <w:p w14:paraId="11E268F2" w14:textId="77777777" w:rsidR="00A30793" w:rsidRDefault="00FE1B44">
            <w:pPr>
              <w:spacing w:line="240" w:lineRule="auto"/>
              <w:jc w:val="center"/>
              <w:rPr>
                <w:b/>
              </w:rPr>
            </w:pPr>
            <w:r>
              <w:rPr>
                <w:b/>
              </w:rPr>
              <w:t>Interface</w:t>
            </w:r>
          </w:p>
        </w:tc>
        <w:tc>
          <w:tcPr>
            <w:tcW w:w="4605" w:type="dxa"/>
            <w:shd w:val="clear" w:color="auto" w:fill="auto"/>
            <w:tcMar>
              <w:left w:w="98" w:type="dxa"/>
            </w:tcMar>
          </w:tcPr>
          <w:p w14:paraId="35E0D559" w14:textId="77777777" w:rsidR="00A30793" w:rsidRDefault="00FE1B44">
            <w:pPr>
              <w:spacing w:line="240" w:lineRule="auto"/>
              <w:jc w:val="center"/>
              <w:rPr>
                <w:b/>
              </w:rPr>
            </w:pPr>
            <w:r>
              <w:rPr>
                <w:b/>
              </w:rPr>
              <w:t>Funcionalidades</w:t>
            </w:r>
          </w:p>
        </w:tc>
      </w:tr>
      <w:tr w:rsidR="00A30793" w14:paraId="12EC78B5" w14:textId="77777777">
        <w:tc>
          <w:tcPr>
            <w:tcW w:w="4605" w:type="dxa"/>
            <w:shd w:val="clear" w:color="auto" w:fill="auto"/>
            <w:tcMar>
              <w:left w:w="98" w:type="dxa"/>
            </w:tcMar>
          </w:tcPr>
          <w:p w14:paraId="0A3D50A8" w14:textId="77777777" w:rsidR="00A30793" w:rsidRDefault="00FE1B44">
            <w:pPr>
              <w:spacing w:line="240" w:lineRule="auto"/>
            </w:pPr>
            <w:r>
              <w:t xml:space="preserve">Interface de </w:t>
            </w:r>
            <w:proofErr w:type="spellStart"/>
            <w:r w:rsidRPr="008E3D06">
              <w:rPr>
                <w:i/>
                <w:rPrChange w:id="495" w:author="Karine Martins" w:date="2016-10-09T18:12:00Z">
                  <w:rPr/>
                </w:rPrChange>
              </w:rPr>
              <w:t>Login</w:t>
            </w:r>
            <w:proofErr w:type="spellEnd"/>
          </w:p>
        </w:tc>
        <w:tc>
          <w:tcPr>
            <w:tcW w:w="4605" w:type="dxa"/>
            <w:shd w:val="clear" w:color="auto" w:fill="auto"/>
            <w:tcMar>
              <w:left w:w="98" w:type="dxa"/>
            </w:tcMar>
          </w:tcPr>
          <w:p w14:paraId="6D4BE065" w14:textId="77777777" w:rsidR="00A30793" w:rsidRDefault="00FE1B44">
            <w:pPr>
              <w:spacing w:line="240" w:lineRule="auto"/>
            </w:pPr>
            <w:r>
              <w:t xml:space="preserve">- </w:t>
            </w:r>
            <w:proofErr w:type="spellStart"/>
            <w:r w:rsidRPr="008E3D06">
              <w:rPr>
                <w:i/>
                <w:rPrChange w:id="496" w:author="Karine Martins" w:date="2016-10-09T18:12:00Z">
                  <w:rPr/>
                </w:rPrChange>
              </w:rPr>
              <w:t>Login</w:t>
            </w:r>
            <w:proofErr w:type="spellEnd"/>
            <w:r>
              <w:t xml:space="preserve"> no Sistema</w:t>
            </w:r>
          </w:p>
        </w:tc>
      </w:tr>
      <w:tr w:rsidR="00A30793" w14:paraId="47898063" w14:textId="77777777">
        <w:tc>
          <w:tcPr>
            <w:tcW w:w="4605" w:type="dxa"/>
            <w:shd w:val="clear" w:color="auto" w:fill="auto"/>
            <w:tcMar>
              <w:left w:w="98" w:type="dxa"/>
            </w:tcMar>
          </w:tcPr>
          <w:p w14:paraId="14DF6E88" w14:textId="77777777" w:rsidR="00A30793" w:rsidRDefault="00FE1B44">
            <w:pPr>
              <w:spacing w:line="240" w:lineRule="auto"/>
            </w:pPr>
            <w:r>
              <w:t>Interface de Cadastro de Cliente</w:t>
            </w:r>
          </w:p>
        </w:tc>
        <w:tc>
          <w:tcPr>
            <w:tcW w:w="4605" w:type="dxa"/>
            <w:shd w:val="clear" w:color="auto" w:fill="auto"/>
            <w:tcMar>
              <w:left w:w="98" w:type="dxa"/>
            </w:tcMar>
          </w:tcPr>
          <w:p w14:paraId="5AA0026A" w14:textId="77777777" w:rsidR="00A30793" w:rsidRDefault="00FE1B44">
            <w:pPr>
              <w:spacing w:line="240" w:lineRule="auto"/>
            </w:pPr>
            <w:r>
              <w:t>- Cadastro de Usuário Administrador</w:t>
            </w:r>
          </w:p>
        </w:tc>
      </w:tr>
      <w:tr w:rsidR="00A30793" w14:paraId="7B44B312" w14:textId="77777777">
        <w:tc>
          <w:tcPr>
            <w:tcW w:w="4605" w:type="dxa"/>
            <w:shd w:val="clear" w:color="auto" w:fill="auto"/>
            <w:tcMar>
              <w:left w:w="98" w:type="dxa"/>
            </w:tcMar>
          </w:tcPr>
          <w:p w14:paraId="010F34AE" w14:textId="77777777" w:rsidR="00A30793" w:rsidRDefault="00FE1B44">
            <w:pPr>
              <w:spacing w:line="240" w:lineRule="auto"/>
            </w:pPr>
            <w:r>
              <w:t>Funcionários</w:t>
            </w:r>
          </w:p>
        </w:tc>
        <w:tc>
          <w:tcPr>
            <w:tcW w:w="4605" w:type="dxa"/>
            <w:shd w:val="clear" w:color="auto" w:fill="auto"/>
            <w:tcMar>
              <w:left w:w="98" w:type="dxa"/>
            </w:tcMar>
          </w:tcPr>
          <w:p w14:paraId="3F649B1A" w14:textId="77777777" w:rsidR="00A30793" w:rsidRDefault="00FE1B44">
            <w:pPr>
              <w:spacing w:line="240" w:lineRule="auto"/>
            </w:pPr>
            <w:r>
              <w:t>- Lista de Funcionários</w:t>
            </w:r>
          </w:p>
          <w:p w14:paraId="119F0E83" w14:textId="77777777" w:rsidR="00A30793" w:rsidRDefault="00FE1B44">
            <w:pPr>
              <w:spacing w:line="240" w:lineRule="auto"/>
            </w:pPr>
            <w:r>
              <w:t>- Exclusão de Funcionários</w:t>
            </w:r>
          </w:p>
          <w:p w14:paraId="1DFC8345" w14:textId="77777777" w:rsidR="00A30793" w:rsidRDefault="00FE1B44">
            <w:pPr>
              <w:spacing w:line="240" w:lineRule="auto"/>
            </w:pPr>
            <w:r>
              <w:lastRenderedPageBreak/>
              <w:t>- Log</w:t>
            </w:r>
          </w:p>
        </w:tc>
      </w:tr>
      <w:tr w:rsidR="00A30793" w14:paraId="0A0B4AC4" w14:textId="77777777">
        <w:tc>
          <w:tcPr>
            <w:tcW w:w="4605" w:type="dxa"/>
            <w:shd w:val="clear" w:color="auto" w:fill="auto"/>
            <w:tcMar>
              <w:left w:w="98" w:type="dxa"/>
            </w:tcMar>
          </w:tcPr>
          <w:p w14:paraId="1596C4E9" w14:textId="77777777" w:rsidR="00A30793" w:rsidRDefault="00FE1B44">
            <w:r>
              <w:lastRenderedPageBreak/>
              <w:t>Salvar Funcionário</w:t>
            </w:r>
          </w:p>
        </w:tc>
        <w:tc>
          <w:tcPr>
            <w:tcW w:w="4605" w:type="dxa"/>
            <w:shd w:val="clear" w:color="auto" w:fill="auto"/>
            <w:tcMar>
              <w:left w:w="98" w:type="dxa"/>
            </w:tcMar>
          </w:tcPr>
          <w:p w14:paraId="540CCC6D" w14:textId="77777777" w:rsidR="00A30793" w:rsidRDefault="00FE1B44">
            <w:r>
              <w:t>- Cadastro de Funcionário</w:t>
            </w:r>
          </w:p>
        </w:tc>
      </w:tr>
      <w:tr w:rsidR="00A30793" w14:paraId="1FBEB189" w14:textId="77777777">
        <w:tc>
          <w:tcPr>
            <w:tcW w:w="4605" w:type="dxa"/>
            <w:shd w:val="clear" w:color="auto" w:fill="auto"/>
            <w:tcMar>
              <w:left w:w="98" w:type="dxa"/>
            </w:tcMar>
          </w:tcPr>
          <w:p w14:paraId="6E3FFA85" w14:textId="77777777" w:rsidR="00A30793" w:rsidRDefault="00FE1B44">
            <w:r>
              <w:t>Corretores</w:t>
            </w:r>
          </w:p>
        </w:tc>
        <w:tc>
          <w:tcPr>
            <w:tcW w:w="4605" w:type="dxa"/>
            <w:shd w:val="clear" w:color="auto" w:fill="auto"/>
            <w:tcMar>
              <w:left w:w="98" w:type="dxa"/>
            </w:tcMar>
          </w:tcPr>
          <w:p w14:paraId="277ABECC" w14:textId="77777777" w:rsidR="00A30793" w:rsidRDefault="00FE1B44">
            <w:r>
              <w:t>- Listagem de Corretores</w:t>
            </w:r>
          </w:p>
          <w:p w14:paraId="2AF662F7" w14:textId="77777777" w:rsidR="00A30793" w:rsidRDefault="00FE1B44">
            <w:r>
              <w:t>- Exclusão de Corretores</w:t>
            </w:r>
          </w:p>
          <w:p w14:paraId="493F62D0" w14:textId="77777777" w:rsidR="00A30793" w:rsidRDefault="00FE1B44">
            <w:r>
              <w:t xml:space="preserve">- </w:t>
            </w:r>
            <w:r w:rsidRPr="008E3D06">
              <w:rPr>
                <w:i/>
                <w:rPrChange w:id="497" w:author="Karine Martins" w:date="2016-10-09T18:13:00Z">
                  <w:rPr/>
                </w:rPrChange>
              </w:rPr>
              <w:t>Log</w:t>
            </w:r>
          </w:p>
        </w:tc>
      </w:tr>
      <w:tr w:rsidR="00A30793" w14:paraId="498559F4" w14:textId="77777777">
        <w:tc>
          <w:tcPr>
            <w:tcW w:w="4605" w:type="dxa"/>
            <w:shd w:val="clear" w:color="auto" w:fill="auto"/>
            <w:tcMar>
              <w:left w:w="98" w:type="dxa"/>
            </w:tcMar>
          </w:tcPr>
          <w:p w14:paraId="71ADA4CA" w14:textId="77777777" w:rsidR="00A30793" w:rsidRDefault="00FE1B44">
            <w:r>
              <w:t>Empreendimentos</w:t>
            </w:r>
          </w:p>
        </w:tc>
        <w:tc>
          <w:tcPr>
            <w:tcW w:w="4605" w:type="dxa"/>
            <w:shd w:val="clear" w:color="auto" w:fill="auto"/>
            <w:tcMar>
              <w:left w:w="98" w:type="dxa"/>
            </w:tcMar>
          </w:tcPr>
          <w:p w14:paraId="2D97D949" w14:textId="77777777" w:rsidR="00A30793" w:rsidRDefault="00FE1B44">
            <w:r>
              <w:t>- Listagem de Empreendimentos</w:t>
            </w:r>
          </w:p>
          <w:p w14:paraId="3577A1C2" w14:textId="77777777" w:rsidR="00A30793" w:rsidRDefault="00FE1B44">
            <w:r>
              <w:t>- Exclusão de Empreendimentos</w:t>
            </w:r>
          </w:p>
        </w:tc>
      </w:tr>
      <w:tr w:rsidR="00A30793" w14:paraId="1A725E42" w14:textId="77777777">
        <w:tc>
          <w:tcPr>
            <w:tcW w:w="4605" w:type="dxa"/>
            <w:shd w:val="clear" w:color="auto" w:fill="auto"/>
            <w:tcMar>
              <w:left w:w="98" w:type="dxa"/>
            </w:tcMar>
          </w:tcPr>
          <w:p w14:paraId="1BD8D49D" w14:textId="77777777" w:rsidR="00A30793" w:rsidRDefault="00FE1B44">
            <w:r>
              <w:t>Quadras/Lotes</w:t>
            </w:r>
          </w:p>
        </w:tc>
        <w:tc>
          <w:tcPr>
            <w:tcW w:w="4605" w:type="dxa"/>
            <w:shd w:val="clear" w:color="auto" w:fill="auto"/>
            <w:tcMar>
              <w:left w:w="98" w:type="dxa"/>
            </w:tcMar>
          </w:tcPr>
          <w:p w14:paraId="68613EE2" w14:textId="77777777" w:rsidR="00A30793" w:rsidRDefault="00FE1B44">
            <w:r>
              <w:t>- Listagem de Quadras</w:t>
            </w:r>
          </w:p>
          <w:p w14:paraId="75B6589D" w14:textId="77777777" w:rsidR="00A30793" w:rsidRDefault="00FE1B44">
            <w:r>
              <w:t>- Exclusão de Quadra</w:t>
            </w:r>
          </w:p>
          <w:p w14:paraId="6F726A2E" w14:textId="77777777" w:rsidR="00A30793" w:rsidRDefault="00FE1B44">
            <w:r>
              <w:t>- Listagem de Lotes</w:t>
            </w:r>
          </w:p>
          <w:p w14:paraId="13605D53" w14:textId="77777777" w:rsidR="00A30793" w:rsidRDefault="00FE1B44">
            <w:r>
              <w:t>- Exclusão de Lotes</w:t>
            </w:r>
          </w:p>
          <w:p w14:paraId="72E9014E" w14:textId="77777777" w:rsidR="00A30793" w:rsidRDefault="00FE1B44">
            <w:r>
              <w:t>- Cadastro de Quadra</w:t>
            </w:r>
          </w:p>
          <w:p w14:paraId="6FE40A77" w14:textId="77777777" w:rsidR="00A30793" w:rsidRDefault="00FE1B44">
            <w:r>
              <w:t>- Cadastro de Lote</w:t>
            </w:r>
          </w:p>
        </w:tc>
      </w:tr>
      <w:tr w:rsidR="00A30793" w14:paraId="7FDFF117" w14:textId="77777777">
        <w:tc>
          <w:tcPr>
            <w:tcW w:w="4605" w:type="dxa"/>
            <w:shd w:val="clear" w:color="auto" w:fill="auto"/>
            <w:tcMar>
              <w:left w:w="98" w:type="dxa"/>
            </w:tcMar>
          </w:tcPr>
          <w:p w14:paraId="3096DA87" w14:textId="77777777" w:rsidR="00A30793" w:rsidRDefault="00FE1B44">
            <w:r>
              <w:t>Vendas</w:t>
            </w:r>
          </w:p>
        </w:tc>
        <w:tc>
          <w:tcPr>
            <w:tcW w:w="4605" w:type="dxa"/>
            <w:shd w:val="clear" w:color="auto" w:fill="auto"/>
            <w:tcMar>
              <w:left w:w="98" w:type="dxa"/>
            </w:tcMar>
          </w:tcPr>
          <w:p w14:paraId="264A2AA3" w14:textId="77777777" w:rsidR="00A30793" w:rsidRDefault="00FE1B44">
            <w:r>
              <w:t>- Selecionar Corretor que efetuou a venda</w:t>
            </w:r>
          </w:p>
          <w:p w14:paraId="06526E88" w14:textId="77777777" w:rsidR="00A30793" w:rsidRDefault="00FE1B44">
            <w:r>
              <w:t>- Alterar valor do lote</w:t>
            </w:r>
          </w:p>
          <w:p w14:paraId="23671D8B" w14:textId="77777777" w:rsidR="00A30793" w:rsidRDefault="00FE1B44">
            <w:r>
              <w:t>- Alterar porcentagem do corretor</w:t>
            </w:r>
          </w:p>
          <w:p w14:paraId="45E51192" w14:textId="77777777" w:rsidR="00A30793" w:rsidRDefault="00FE1B44">
            <w:r>
              <w:t xml:space="preserve">- Alterar </w:t>
            </w:r>
            <w:r w:rsidRPr="008E3D06">
              <w:rPr>
                <w:i/>
                <w:rPrChange w:id="498" w:author="Karine Martins" w:date="2016-10-09T18:13:00Z">
                  <w:rPr/>
                </w:rPrChange>
              </w:rPr>
              <w:t>Status</w:t>
            </w:r>
            <w:r>
              <w:t xml:space="preserve"> do Lote</w:t>
            </w:r>
          </w:p>
        </w:tc>
      </w:tr>
    </w:tbl>
    <w:p w14:paraId="4D310481"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r>
        <w:tab/>
      </w:r>
    </w:p>
    <w:p w14:paraId="6C869A28" w14:textId="77777777" w:rsidR="00A30793" w:rsidRDefault="00A30793"/>
    <w:p w14:paraId="02D4F3CF" w14:textId="77777777" w:rsidR="00A30793" w:rsidRDefault="00FE1B44">
      <w:pPr>
        <w:pStyle w:val="Ttulo3"/>
        <w:numPr>
          <w:ilvl w:val="2"/>
          <w:numId w:val="14"/>
        </w:numPr>
        <w:spacing w:before="0" w:after="240"/>
        <w:contextualSpacing/>
        <w:jc w:val="both"/>
      </w:pPr>
      <w:bookmarkStart w:id="499" w:name="_Toc462535592"/>
      <w:bookmarkEnd w:id="499"/>
      <w:r>
        <w:lastRenderedPageBreak/>
        <w:t xml:space="preserve">Interface de </w:t>
      </w:r>
      <w:proofErr w:type="spellStart"/>
      <w:r>
        <w:t>Login</w:t>
      </w:r>
      <w:proofErr w:type="spellEnd"/>
    </w:p>
    <w:p w14:paraId="3E9A08AB" w14:textId="4970FD0E" w:rsidR="00A30793" w:rsidDel="00386352" w:rsidRDefault="00FE1B44">
      <w:pPr>
        <w:ind w:firstLine="1134"/>
        <w:jc w:val="both"/>
        <w:rPr>
          <w:del w:id="500" w:author="Nortti" w:date="2016-10-15T02:18:00Z"/>
        </w:rPr>
        <w:pPrChange w:id="501" w:author="Karine Martins" w:date="2016-10-09T18:13:00Z">
          <w:pPr>
            <w:ind w:firstLine="1134"/>
          </w:pPr>
        </w:pPrChange>
      </w:pPr>
      <w:del w:id="502" w:author="Nortti" w:date="2016-10-15T02:18:00Z">
        <w:r w:rsidDel="00386352">
          <w:delText xml:space="preserve">A interface de </w:delText>
        </w:r>
      </w:del>
      <w:del w:id="503" w:author="Nortti" w:date="2016-10-15T02:13:00Z">
        <w:r w:rsidRPr="008E3D06" w:rsidDel="00386352">
          <w:rPr>
            <w:i/>
            <w:rPrChange w:id="504" w:author="Karine Martins" w:date="2016-10-09T18:13:00Z">
              <w:rPr/>
            </w:rPrChange>
          </w:rPr>
          <w:delText>login</w:delText>
        </w:r>
        <w:r w:rsidDel="00386352">
          <w:delText xml:space="preserve"> </w:delText>
        </w:r>
      </w:del>
      <w:del w:id="505" w:author="Nortti" w:date="2016-10-15T02:18:00Z">
        <w:r w:rsidDel="00386352">
          <w:delText xml:space="preserve">é a representação final da funcionalidade “Login no sistema”. O Fluxo </w:delText>
        </w:r>
        <w:commentRangeStart w:id="506"/>
        <w:r w:rsidDel="00386352">
          <w:delText>principal</w:delText>
        </w:r>
        <w:commentRangeEnd w:id="506"/>
        <w:r w:rsidR="008E3D06" w:rsidDel="00386352">
          <w:rPr>
            <w:rStyle w:val="Refdecomentrio"/>
          </w:rPr>
          <w:commentReference w:id="506"/>
        </w:r>
        <w:r w:rsidDel="00386352">
          <w:delText xml:space="preserve"> da funcionalidade fazer login é:</w:delText>
        </w:r>
      </w:del>
    </w:p>
    <w:p w14:paraId="364B5201" w14:textId="76FA67A1" w:rsidR="00A30793" w:rsidDel="00386352" w:rsidRDefault="00FE1B44">
      <w:pPr>
        <w:pStyle w:val="PargrafodaLista"/>
        <w:numPr>
          <w:ilvl w:val="0"/>
          <w:numId w:val="15"/>
        </w:numPr>
        <w:jc w:val="both"/>
        <w:rPr>
          <w:del w:id="507" w:author="Nortti" w:date="2016-10-15T02:18:00Z"/>
        </w:rPr>
        <w:pPrChange w:id="508" w:author="Karine Martins" w:date="2016-10-09T18:13:00Z">
          <w:pPr>
            <w:pStyle w:val="PargrafodaLista"/>
            <w:numPr>
              <w:numId w:val="15"/>
            </w:numPr>
            <w:ind w:left="1080" w:hanging="360"/>
          </w:pPr>
        </w:pPrChange>
      </w:pPr>
      <w:del w:id="509" w:author="Nortti" w:date="2016-10-15T02:18:00Z">
        <w:r w:rsidDel="00386352">
          <w:delText xml:space="preserve">Os usuários iniciam o processo de </w:delText>
        </w:r>
        <w:r w:rsidRPr="008E3D06" w:rsidDel="00386352">
          <w:rPr>
            <w:i/>
            <w:rPrChange w:id="510" w:author="Karine Martins" w:date="2016-10-09T18:13:00Z">
              <w:rPr/>
            </w:rPrChange>
          </w:rPr>
          <w:delText>login</w:delText>
        </w:r>
        <w:r w:rsidDel="00386352">
          <w:delText xml:space="preserve"> abrindo a página de </w:delText>
        </w:r>
        <w:r w:rsidRPr="008E3D06" w:rsidDel="00386352">
          <w:rPr>
            <w:i/>
            <w:rPrChange w:id="511" w:author="Karine Martins" w:date="2016-10-09T18:13:00Z">
              <w:rPr/>
            </w:rPrChange>
          </w:rPr>
          <w:delText>login</w:delText>
        </w:r>
        <w:r w:rsidDel="00386352">
          <w:delText xml:space="preserve"> que está disponível na </w:delText>
        </w:r>
        <w:r w:rsidR="008E3D06" w:rsidDel="00386352">
          <w:delText xml:space="preserve">URL </w:delText>
        </w:r>
        <w:commentRangeStart w:id="512"/>
        <w:r w:rsidDel="00386352">
          <w:fldChar w:fldCharType="begin"/>
        </w:r>
        <w:r w:rsidDel="00386352">
          <w:delInstrText xml:space="preserve"> HYPERLINK "https://pacific-thicket-57678.herokuapp.com/" \h </w:delInstrText>
        </w:r>
        <w:r w:rsidDel="00386352">
          <w:fldChar w:fldCharType="separate"/>
        </w:r>
        <w:r w:rsidDel="00386352">
          <w:rPr>
            <w:rStyle w:val="InternetLink"/>
            <w:vanish/>
            <w:webHidden/>
          </w:rPr>
          <w:delText>https://pacific-thicket-57678.herokuapp.com/</w:delText>
        </w:r>
        <w:r w:rsidDel="00386352">
          <w:rPr>
            <w:rStyle w:val="InternetLink"/>
            <w:vanish/>
          </w:rPr>
          <w:fldChar w:fldCharType="end"/>
        </w:r>
        <w:r w:rsidDel="00386352">
          <w:rPr>
            <w:rStyle w:val="InternetLink"/>
          </w:rPr>
          <w:delText xml:space="preserve">. </w:delText>
        </w:r>
        <w:commentRangeEnd w:id="512"/>
        <w:r w:rsidR="001F6A7B" w:rsidDel="00386352">
          <w:rPr>
            <w:rStyle w:val="Refdecomentrio"/>
          </w:rPr>
          <w:commentReference w:id="512"/>
        </w:r>
      </w:del>
    </w:p>
    <w:p w14:paraId="0295BE98" w14:textId="15D782C5" w:rsidR="00A30793" w:rsidDel="00386352" w:rsidRDefault="00FE1B44">
      <w:pPr>
        <w:pStyle w:val="PargrafodaLista"/>
        <w:numPr>
          <w:ilvl w:val="0"/>
          <w:numId w:val="15"/>
        </w:numPr>
        <w:jc w:val="both"/>
        <w:rPr>
          <w:del w:id="513" w:author="Nortti" w:date="2016-10-15T02:18:00Z"/>
        </w:rPr>
        <w:pPrChange w:id="514" w:author="Karine Martins" w:date="2016-10-09T18:13:00Z">
          <w:pPr>
            <w:pStyle w:val="PargrafodaLista"/>
            <w:numPr>
              <w:numId w:val="15"/>
            </w:numPr>
            <w:ind w:left="1080" w:hanging="360"/>
          </w:pPr>
        </w:pPrChange>
      </w:pPr>
      <w:del w:id="515" w:author="Nortti" w:date="2016-10-15T02:18:00Z">
        <w:r w:rsidDel="00386352">
          <w:delText xml:space="preserve">Os usuários informado todos os dados solicitados para fazer o </w:delText>
        </w:r>
        <w:r w:rsidRPr="008E3D06" w:rsidDel="00386352">
          <w:rPr>
            <w:i/>
            <w:rPrChange w:id="516" w:author="Karine Martins" w:date="2016-10-09T18:13:00Z">
              <w:rPr/>
            </w:rPrChange>
          </w:rPr>
          <w:delText>login</w:delText>
        </w:r>
        <w:r w:rsidDel="00386352">
          <w:delText>.</w:delText>
        </w:r>
      </w:del>
    </w:p>
    <w:p w14:paraId="45BD729C" w14:textId="006B77BF" w:rsidR="00A30793" w:rsidDel="00386352" w:rsidRDefault="00FE1B44">
      <w:pPr>
        <w:pStyle w:val="PargrafodaLista"/>
        <w:numPr>
          <w:ilvl w:val="0"/>
          <w:numId w:val="15"/>
        </w:numPr>
        <w:jc w:val="both"/>
        <w:rPr>
          <w:del w:id="517" w:author="Nortti" w:date="2016-10-15T02:18:00Z"/>
        </w:rPr>
        <w:pPrChange w:id="518" w:author="Karine Martins" w:date="2016-10-09T18:13:00Z">
          <w:pPr>
            <w:pStyle w:val="PargrafodaLista"/>
            <w:numPr>
              <w:numId w:val="15"/>
            </w:numPr>
            <w:ind w:left="1080" w:hanging="360"/>
          </w:pPr>
        </w:pPrChange>
      </w:pPr>
      <w:del w:id="519" w:author="Nortti" w:date="2016-10-15T02:18:00Z">
        <w:r w:rsidDel="00386352">
          <w:delText xml:space="preserve">Os usuários fazem </w:delText>
        </w:r>
        <w:r w:rsidRPr="008E3D06" w:rsidDel="00386352">
          <w:rPr>
            <w:i/>
            <w:rPrChange w:id="520" w:author="Karine Martins" w:date="2016-10-09T18:13:00Z">
              <w:rPr/>
            </w:rPrChange>
          </w:rPr>
          <w:delText>login</w:delText>
        </w:r>
      </w:del>
    </w:p>
    <w:p w14:paraId="0FE296A8" w14:textId="77777777" w:rsidR="00A30793" w:rsidRDefault="00A30793">
      <w:pPr>
        <w:ind w:firstLine="1134"/>
      </w:pPr>
    </w:p>
    <w:p w14:paraId="02BA5632" w14:textId="77777777" w:rsidR="00A30793" w:rsidRDefault="00FE1B44">
      <w:pPr>
        <w:pStyle w:val="Legenda"/>
        <w:keepNext/>
        <w:jc w:val="center"/>
        <w:rPr>
          <w:color w:val="00000A"/>
          <w:sz w:val="24"/>
          <w:szCs w:val="24"/>
        </w:rPr>
      </w:pPr>
      <w:r>
        <w:rPr>
          <w:color w:val="00000A"/>
          <w:sz w:val="24"/>
          <w:szCs w:val="24"/>
        </w:rPr>
        <w:t xml:space="preserve">Figura 29 – Tela de </w:t>
      </w:r>
      <w:proofErr w:type="spellStart"/>
      <w:r>
        <w:rPr>
          <w:color w:val="00000A"/>
          <w:sz w:val="24"/>
          <w:szCs w:val="24"/>
        </w:rPr>
        <w:t>Login</w:t>
      </w:r>
      <w:proofErr w:type="spellEnd"/>
    </w:p>
    <w:p w14:paraId="41896141" w14:textId="77777777" w:rsidR="00A30793" w:rsidRDefault="00FE1B44">
      <w:commentRangeStart w:id="521"/>
      <w:r>
        <w:rPr>
          <w:noProof/>
          <w:lang w:eastAsia="pt-BR"/>
        </w:rPr>
        <w:drawing>
          <wp:inline distT="0" distB="0" distL="0" distR="0" wp14:anchorId="214CDC5E" wp14:editId="1CAEC07E">
            <wp:extent cx="5760085" cy="3239770"/>
            <wp:effectExtent l="0" t="0" r="0" b="0"/>
            <wp:docPr id="29"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55"/>
                    <pic:cNvPicPr>
                      <a:picLocks noChangeAspect="1" noChangeArrowheads="1"/>
                    </pic:cNvPicPr>
                  </pic:nvPicPr>
                  <pic:blipFill>
                    <a:blip r:embed="rId33"/>
                    <a:stretch>
                      <a:fillRect/>
                    </a:stretch>
                  </pic:blipFill>
                  <pic:spPr bwMode="auto">
                    <a:xfrm>
                      <a:off x="0" y="0"/>
                      <a:ext cx="5760085" cy="3239770"/>
                    </a:xfrm>
                    <a:prstGeom prst="rect">
                      <a:avLst/>
                    </a:prstGeom>
                  </pic:spPr>
                </pic:pic>
              </a:graphicData>
            </a:graphic>
          </wp:inline>
        </w:drawing>
      </w:r>
      <w:commentRangeEnd w:id="521"/>
      <w:r w:rsidR="008E3D06">
        <w:rPr>
          <w:rStyle w:val="Refdecomentrio"/>
        </w:rPr>
        <w:commentReference w:id="521"/>
      </w:r>
    </w:p>
    <w:p w14:paraId="4E64D115"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p>
    <w:p w14:paraId="0CB5F4A3" w14:textId="77777777" w:rsidR="00A30793" w:rsidRDefault="00FE1B44">
      <w:pPr>
        <w:ind w:firstLine="1134"/>
        <w:jc w:val="both"/>
        <w:pPrChange w:id="522" w:author="Karine Martins" w:date="2016-10-09T18:16:00Z">
          <w:pPr>
            <w:ind w:firstLine="1134"/>
          </w:pPr>
        </w:pPrChange>
      </w:pPr>
      <w:r>
        <w:t xml:space="preserve">O quadro </w:t>
      </w:r>
      <w:commentRangeStart w:id="523"/>
      <w:del w:id="524" w:author="Karine Martins" w:date="2016-10-09T18:15:00Z">
        <w:r w:rsidDel="008E3D06">
          <w:delText xml:space="preserve">abaixo </w:delText>
        </w:r>
      </w:del>
      <w:r>
        <w:t>demonstra</w:t>
      </w:r>
      <w:commentRangeEnd w:id="523"/>
      <w:r w:rsidR="008E3D06">
        <w:rPr>
          <w:rStyle w:val="Refdecomentrio"/>
        </w:rPr>
        <w:commentReference w:id="523"/>
      </w:r>
      <w:r>
        <w:t xml:space="preserve"> os campos da Tela “</w:t>
      </w:r>
      <w:proofErr w:type="spellStart"/>
      <w:r>
        <w:t>Login</w:t>
      </w:r>
      <w:proofErr w:type="spellEnd"/>
      <w:r>
        <w:t>”. Os campos devem ser preenchidos de acordo para que o usuário tenha acesso ao sistema.</w:t>
      </w:r>
    </w:p>
    <w:p w14:paraId="3B76DB2B" w14:textId="77777777" w:rsidR="00A30793" w:rsidRDefault="00FE1B44">
      <w:pPr>
        <w:jc w:val="center"/>
        <w:rPr>
          <w:b/>
        </w:rPr>
      </w:pPr>
      <w:r>
        <w:rPr>
          <w:b/>
        </w:rPr>
        <w:t xml:space="preserve">Quadro 4 – Lista de campos Tela de </w:t>
      </w:r>
      <w:proofErr w:type="spellStart"/>
      <w:r>
        <w:rPr>
          <w:b/>
        </w:rPr>
        <w:t>Login</w:t>
      </w:r>
      <w:proofErr w:type="spellEnd"/>
    </w:p>
    <w:tbl>
      <w:tblPr>
        <w:tblStyle w:val="Tabelacomgrade"/>
        <w:tblW w:w="9210" w:type="dxa"/>
        <w:tblInd w:w="-10" w:type="dxa"/>
        <w:tblCellMar>
          <w:left w:w="98" w:type="dxa"/>
        </w:tblCellMar>
        <w:tblLook w:val="04A0" w:firstRow="1" w:lastRow="0" w:firstColumn="1" w:lastColumn="0" w:noHBand="0" w:noVBand="1"/>
      </w:tblPr>
      <w:tblGrid>
        <w:gridCol w:w="2304"/>
        <w:gridCol w:w="2302"/>
        <w:gridCol w:w="2304"/>
        <w:gridCol w:w="2300"/>
      </w:tblGrid>
      <w:tr w:rsidR="00A30793" w14:paraId="1BE670CD" w14:textId="77777777">
        <w:tc>
          <w:tcPr>
            <w:tcW w:w="2303" w:type="dxa"/>
            <w:shd w:val="clear" w:color="auto" w:fill="auto"/>
            <w:tcMar>
              <w:left w:w="98" w:type="dxa"/>
            </w:tcMar>
          </w:tcPr>
          <w:p w14:paraId="59C2E52C" w14:textId="77777777" w:rsidR="00A30793" w:rsidRDefault="00FE1B44">
            <w:pPr>
              <w:jc w:val="center"/>
              <w:rPr>
                <w:b/>
              </w:rPr>
            </w:pPr>
            <w:r>
              <w:rPr>
                <w:b/>
              </w:rPr>
              <w:t>Nome</w:t>
            </w:r>
          </w:p>
        </w:tc>
        <w:tc>
          <w:tcPr>
            <w:tcW w:w="2302" w:type="dxa"/>
            <w:shd w:val="clear" w:color="auto" w:fill="auto"/>
            <w:tcMar>
              <w:left w:w="98" w:type="dxa"/>
            </w:tcMar>
          </w:tcPr>
          <w:p w14:paraId="24DEC00C" w14:textId="77777777" w:rsidR="00A30793" w:rsidRDefault="00FE1B44">
            <w:pPr>
              <w:jc w:val="center"/>
              <w:rPr>
                <w:b/>
              </w:rPr>
            </w:pPr>
            <w:r>
              <w:rPr>
                <w:b/>
              </w:rPr>
              <w:t>Descrição</w:t>
            </w:r>
          </w:p>
        </w:tc>
        <w:tc>
          <w:tcPr>
            <w:tcW w:w="2304" w:type="dxa"/>
            <w:shd w:val="clear" w:color="auto" w:fill="auto"/>
            <w:tcMar>
              <w:left w:w="98" w:type="dxa"/>
            </w:tcMar>
          </w:tcPr>
          <w:p w14:paraId="107A57E4" w14:textId="77777777" w:rsidR="00A30793" w:rsidRDefault="00FE1B44">
            <w:pPr>
              <w:jc w:val="center"/>
              <w:rPr>
                <w:b/>
              </w:rPr>
            </w:pPr>
            <w:r>
              <w:rPr>
                <w:b/>
              </w:rPr>
              <w:t>Tipo</w:t>
            </w:r>
          </w:p>
        </w:tc>
        <w:tc>
          <w:tcPr>
            <w:tcW w:w="2300" w:type="dxa"/>
            <w:shd w:val="clear" w:color="auto" w:fill="auto"/>
            <w:tcMar>
              <w:left w:w="98" w:type="dxa"/>
            </w:tcMar>
          </w:tcPr>
          <w:p w14:paraId="408A7CE7" w14:textId="77777777" w:rsidR="00A30793" w:rsidRDefault="00FE1B44">
            <w:pPr>
              <w:jc w:val="center"/>
              <w:rPr>
                <w:b/>
              </w:rPr>
            </w:pPr>
            <w:commentRangeStart w:id="525"/>
            <w:r>
              <w:rPr>
                <w:b/>
              </w:rPr>
              <w:t>Restrições</w:t>
            </w:r>
            <w:commentRangeEnd w:id="525"/>
            <w:r w:rsidR="001F6A7B">
              <w:rPr>
                <w:rStyle w:val="Refdecomentrio"/>
              </w:rPr>
              <w:commentReference w:id="525"/>
            </w:r>
          </w:p>
        </w:tc>
      </w:tr>
      <w:tr w:rsidR="00A30793" w14:paraId="3D524847" w14:textId="77777777">
        <w:tc>
          <w:tcPr>
            <w:tcW w:w="2303" w:type="dxa"/>
            <w:shd w:val="clear" w:color="auto" w:fill="auto"/>
            <w:tcMar>
              <w:left w:w="98" w:type="dxa"/>
            </w:tcMar>
          </w:tcPr>
          <w:p w14:paraId="72823BDD" w14:textId="03495DCB" w:rsidR="00A30793" w:rsidRPr="0012279C" w:rsidRDefault="00FE1B44">
            <w:pPr>
              <w:rPr>
                <w:i/>
                <w:rPrChange w:id="526" w:author="Karine Martins" w:date="2016-10-09T18:16:00Z">
                  <w:rPr/>
                </w:rPrChange>
              </w:rPr>
            </w:pPr>
            <w:del w:id="527" w:author="Nortti" w:date="2016-10-15T02:20:00Z">
              <w:r w:rsidRPr="0012279C" w:rsidDel="00C31E54">
                <w:rPr>
                  <w:i/>
                  <w:rPrChange w:id="528" w:author="Karine Martins" w:date="2016-10-09T18:16:00Z">
                    <w:rPr/>
                  </w:rPrChange>
                </w:rPr>
                <w:lastRenderedPageBreak/>
                <w:delText>E-mail</w:delText>
              </w:r>
            </w:del>
          </w:p>
        </w:tc>
        <w:tc>
          <w:tcPr>
            <w:tcW w:w="2302" w:type="dxa"/>
            <w:shd w:val="clear" w:color="auto" w:fill="auto"/>
            <w:tcMar>
              <w:left w:w="98" w:type="dxa"/>
            </w:tcMar>
          </w:tcPr>
          <w:p w14:paraId="093F93DC" w14:textId="6774B4CF" w:rsidR="00A30793" w:rsidRDefault="00FE1B44" w:rsidP="00C31E54">
            <w:del w:id="529" w:author="Nortti" w:date="2016-10-15T02:20:00Z">
              <w:r w:rsidRPr="0012279C" w:rsidDel="00C31E54">
                <w:rPr>
                  <w:i/>
                  <w:rPrChange w:id="530" w:author="Karine Martins" w:date="2016-10-09T18:16:00Z">
                    <w:rPr/>
                  </w:rPrChange>
                </w:rPr>
                <w:delText>E-mail</w:delText>
              </w:r>
              <w:r w:rsidDel="00C31E54">
                <w:delText xml:space="preserve"> cadastrado no sistema para </w:delText>
              </w:r>
              <w:r w:rsidRPr="0012279C" w:rsidDel="00C31E54">
                <w:rPr>
                  <w:i/>
                  <w:rPrChange w:id="531" w:author="Karine Martins" w:date="2016-10-09T18:16:00Z">
                    <w:rPr/>
                  </w:rPrChange>
                </w:rPr>
                <w:delText>login</w:delText>
              </w:r>
            </w:del>
          </w:p>
        </w:tc>
        <w:tc>
          <w:tcPr>
            <w:tcW w:w="2304" w:type="dxa"/>
            <w:shd w:val="clear" w:color="auto" w:fill="auto"/>
            <w:tcMar>
              <w:left w:w="98" w:type="dxa"/>
            </w:tcMar>
          </w:tcPr>
          <w:p w14:paraId="67181B16" w14:textId="77777777" w:rsidR="00A30793" w:rsidRDefault="00FE1B44">
            <w:r>
              <w:t>Texto</w:t>
            </w:r>
          </w:p>
        </w:tc>
        <w:tc>
          <w:tcPr>
            <w:tcW w:w="2300" w:type="dxa"/>
            <w:shd w:val="clear" w:color="auto" w:fill="auto"/>
            <w:tcMar>
              <w:left w:w="98" w:type="dxa"/>
            </w:tcMar>
          </w:tcPr>
          <w:p w14:paraId="22D415BA" w14:textId="77777777" w:rsidR="00A30793" w:rsidRDefault="00FE1B44">
            <w:r>
              <w:t>Obrigatório</w:t>
            </w:r>
          </w:p>
        </w:tc>
      </w:tr>
      <w:tr w:rsidR="00A30793" w14:paraId="48B184DA" w14:textId="77777777">
        <w:tc>
          <w:tcPr>
            <w:tcW w:w="2303" w:type="dxa"/>
            <w:shd w:val="clear" w:color="auto" w:fill="auto"/>
            <w:tcMar>
              <w:left w:w="98" w:type="dxa"/>
            </w:tcMar>
          </w:tcPr>
          <w:p w14:paraId="18AB9F1E" w14:textId="77777777" w:rsidR="00A30793" w:rsidRDefault="00FE1B44">
            <w:r>
              <w:t>Senha</w:t>
            </w:r>
          </w:p>
        </w:tc>
        <w:tc>
          <w:tcPr>
            <w:tcW w:w="2302" w:type="dxa"/>
            <w:shd w:val="clear" w:color="auto" w:fill="auto"/>
            <w:tcMar>
              <w:left w:w="98" w:type="dxa"/>
            </w:tcMar>
          </w:tcPr>
          <w:p w14:paraId="0B03F4C7" w14:textId="77777777" w:rsidR="00A30793" w:rsidRDefault="00FE1B44">
            <w:r>
              <w:t>Senha do cliente cadastrado</w:t>
            </w:r>
          </w:p>
        </w:tc>
        <w:tc>
          <w:tcPr>
            <w:tcW w:w="2304" w:type="dxa"/>
            <w:shd w:val="clear" w:color="auto" w:fill="auto"/>
            <w:tcMar>
              <w:left w:w="98" w:type="dxa"/>
            </w:tcMar>
          </w:tcPr>
          <w:p w14:paraId="31D23695" w14:textId="77777777" w:rsidR="00A30793" w:rsidRDefault="00FE1B44">
            <w:r>
              <w:t>Texto</w:t>
            </w:r>
          </w:p>
        </w:tc>
        <w:tc>
          <w:tcPr>
            <w:tcW w:w="2300" w:type="dxa"/>
            <w:shd w:val="clear" w:color="auto" w:fill="auto"/>
            <w:tcMar>
              <w:left w:w="98" w:type="dxa"/>
            </w:tcMar>
          </w:tcPr>
          <w:p w14:paraId="6884C61F" w14:textId="77777777" w:rsidR="00A30793" w:rsidRDefault="00FE1B44">
            <w:r>
              <w:t>Obrigatório</w:t>
            </w:r>
          </w:p>
        </w:tc>
      </w:tr>
    </w:tbl>
    <w:p w14:paraId="5D42871F"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r>
        <w:tab/>
      </w:r>
    </w:p>
    <w:p w14:paraId="5C4687A0" w14:textId="77777777" w:rsidR="00A30793" w:rsidRDefault="00A30793">
      <w:pPr>
        <w:ind w:firstLine="1134"/>
      </w:pPr>
    </w:p>
    <w:p w14:paraId="18CDFD63" w14:textId="77777777" w:rsidR="00A30793" w:rsidRDefault="00FE1B44">
      <w:pPr>
        <w:pStyle w:val="Ttulo3"/>
        <w:numPr>
          <w:ilvl w:val="2"/>
          <w:numId w:val="14"/>
        </w:numPr>
        <w:spacing w:before="0" w:after="240"/>
        <w:contextualSpacing/>
        <w:jc w:val="both"/>
      </w:pPr>
      <w:bookmarkStart w:id="532" w:name="_Toc462535593"/>
      <w:bookmarkEnd w:id="532"/>
      <w:r>
        <w:t>Interface de Cadastro de Cliente</w:t>
      </w:r>
    </w:p>
    <w:p w14:paraId="317E86E6" w14:textId="77777777" w:rsidR="00A30793" w:rsidRDefault="00FE1B44">
      <w:pPr>
        <w:ind w:firstLine="1134"/>
        <w:jc w:val="both"/>
        <w:pPrChange w:id="533" w:author="Karine Martins" w:date="2016-10-09T18:16:00Z">
          <w:pPr>
            <w:ind w:firstLine="1134"/>
          </w:pPr>
        </w:pPrChange>
      </w:pPr>
      <w:r>
        <w:t xml:space="preserve">A interface de Cadastro do Cliente tem a função de cadastrar o usuário administrador do sistema. O Fluxo Principal desta funcionalidade está listado </w:t>
      </w:r>
      <w:del w:id="534" w:author="Karine Martins" w:date="2016-10-09T18:16:00Z">
        <w:r w:rsidDel="0012279C">
          <w:delText>abaixo</w:delText>
        </w:r>
      </w:del>
      <w:ins w:id="535" w:author="Karine Martins" w:date="2016-10-09T18:16:00Z">
        <w:r w:rsidR="0012279C">
          <w:t>a seguir, em 3 passos</w:t>
        </w:r>
      </w:ins>
      <w:r>
        <w:t>:</w:t>
      </w:r>
    </w:p>
    <w:p w14:paraId="5E09E76A" w14:textId="77777777" w:rsidR="00A30793" w:rsidRDefault="00FE1B44">
      <w:pPr>
        <w:pStyle w:val="PargrafodaLista"/>
        <w:numPr>
          <w:ilvl w:val="0"/>
          <w:numId w:val="16"/>
        </w:numPr>
      </w:pPr>
      <w:r>
        <w:t xml:space="preserve">Os usuários entram na </w:t>
      </w:r>
      <w:r w:rsidR="0012279C">
        <w:t xml:space="preserve">URL </w:t>
      </w:r>
      <w:hyperlink r:id="rId34">
        <w:r>
          <w:rPr>
            <w:rStyle w:val="InternetLink"/>
            <w:vanish/>
            <w:webHidden/>
          </w:rPr>
          <w:t>https://pacific-thicket-57678.herokuapp.com/</w:t>
        </w:r>
      </w:hyperlink>
      <w:r>
        <w:rPr>
          <w:rStyle w:val="InternetLink"/>
        </w:rPr>
        <w:t xml:space="preserve"> </w:t>
      </w:r>
      <w:r>
        <w:t xml:space="preserve">e clicam no </w:t>
      </w:r>
      <w:r w:rsidRPr="0012279C">
        <w:rPr>
          <w:i/>
          <w:rPrChange w:id="536" w:author="Karine Martins" w:date="2016-10-09T18:16:00Z">
            <w:rPr/>
          </w:rPrChange>
        </w:rPr>
        <w:t>link</w:t>
      </w:r>
      <w:r>
        <w:t xml:space="preserve"> “Cadastre-se Grátis”.</w:t>
      </w:r>
    </w:p>
    <w:p w14:paraId="3CFFC0BF" w14:textId="77777777" w:rsidR="00A30793" w:rsidRDefault="00FE1B44">
      <w:pPr>
        <w:pStyle w:val="PargrafodaLista"/>
        <w:numPr>
          <w:ilvl w:val="0"/>
          <w:numId w:val="16"/>
        </w:numPr>
      </w:pPr>
      <w:r>
        <w:t>Os usuários entram com todos os campos necessários para seu cadastro.</w:t>
      </w:r>
    </w:p>
    <w:p w14:paraId="3A92472A" w14:textId="77777777" w:rsidR="00A30793" w:rsidRDefault="00FE1B44">
      <w:pPr>
        <w:pStyle w:val="PargrafodaLista"/>
        <w:numPr>
          <w:ilvl w:val="0"/>
          <w:numId w:val="16"/>
        </w:numPr>
      </w:pPr>
      <w:r>
        <w:t>Os usuários se cadastram.</w:t>
      </w:r>
    </w:p>
    <w:p w14:paraId="18C0DFB1" w14:textId="77777777" w:rsidR="00A30793" w:rsidRDefault="00FE1B44">
      <w:pPr>
        <w:pStyle w:val="Legenda"/>
        <w:keepNext/>
        <w:jc w:val="center"/>
        <w:rPr>
          <w:color w:val="00000A"/>
          <w:sz w:val="24"/>
          <w:szCs w:val="24"/>
        </w:rPr>
      </w:pPr>
      <w:r>
        <w:rPr>
          <w:color w:val="00000A"/>
          <w:sz w:val="24"/>
          <w:szCs w:val="24"/>
        </w:rPr>
        <w:t>Figura 30 – Tela de Cadastro de Cliente</w:t>
      </w:r>
    </w:p>
    <w:p w14:paraId="3A523D14" w14:textId="77777777" w:rsidR="00A30793" w:rsidRDefault="00FE1B44">
      <w:commentRangeStart w:id="537"/>
      <w:r>
        <w:rPr>
          <w:noProof/>
          <w:lang w:eastAsia="pt-BR"/>
        </w:rPr>
        <w:drawing>
          <wp:inline distT="0" distB="0" distL="0" distR="0" wp14:anchorId="771B5A0B" wp14:editId="6F5A41A4">
            <wp:extent cx="5760085" cy="3239770"/>
            <wp:effectExtent l="0" t="0" r="0" b="0"/>
            <wp:docPr id="30"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56"/>
                    <pic:cNvPicPr>
                      <a:picLocks noChangeAspect="1" noChangeArrowheads="1"/>
                    </pic:cNvPicPr>
                  </pic:nvPicPr>
                  <pic:blipFill>
                    <a:blip r:embed="rId35"/>
                    <a:stretch>
                      <a:fillRect/>
                    </a:stretch>
                  </pic:blipFill>
                  <pic:spPr bwMode="auto">
                    <a:xfrm>
                      <a:off x="0" y="0"/>
                      <a:ext cx="5760085" cy="3239770"/>
                    </a:xfrm>
                    <a:prstGeom prst="rect">
                      <a:avLst/>
                    </a:prstGeom>
                  </pic:spPr>
                </pic:pic>
              </a:graphicData>
            </a:graphic>
          </wp:inline>
        </w:drawing>
      </w:r>
      <w:commentRangeEnd w:id="537"/>
      <w:r w:rsidR="0012279C">
        <w:rPr>
          <w:rStyle w:val="Refdecomentrio"/>
        </w:rPr>
        <w:commentReference w:id="537"/>
      </w:r>
    </w:p>
    <w:p w14:paraId="7FFDEF72"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p>
    <w:p w14:paraId="4BD7D7AF" w14:textId="77777777" w:rsidR="00A30793" w:rsidRDefault="00FE1B44">
      <w:pPr>
        <w:jc w:val="center"/>
        <w:rPr>
          <w:b/>
        </w:rPr>
      </w:pPr>
      <w:r>
        <w:rPr>
          <w:b/>
        </w:rPr>
        <w:lastRenderedPageBreak/>
        <w:t xml:space="preserve">Quadro 4 – Lista de campos Tela de </w:t>
      </w:r>
      <w:proofErr w:type="spellStart"/>
      <w:r>
        <w:rPr>
          <w:b/>
        </w:rPr>
        <w:t>Login</w:t>
      </w:r>
      <w:proofErr w:type="spellEnd"/>
    </w:p>
    <w:tbl>
      <w:tblPr>
        <w:tblStyle w:val="Tabelacomgrade"/>
        <w:tblW w:w="9210" w:type="dxa"/>
        <w:tblInd w:w="-10" w:type="dxa"/>
        <w:tblCellMar>
          <w:left w:w="98" w:type="dxa"/>
        </w:tblCellMar>
        <w:tblLook w:val="04A0" w:firstRow="1" w:lastRow="0" w:firstColumn="1" w:lastColumn="0" w:noHBand="0" w:noVBand="1"/>
      </w:tblPr>
      <w:tblGrid>
        <w:gridCol w:w="2304"/>
        <w:gridCol w:w="2302"/>
        <w:gridCol w:w="2304"/>
        <w:gridCol w:w="2300"/>
      </w:tblGrid>
      <w:tr w:rsidR="00A30793" w14:paraId="78D01DCA" w14:textId="77777777">
        <w:tc>
          <w:tcPr>
            <w:tcW w:w="2303" w:type="dxa"/>
            <w:shd w:val="clear" w:color="auto" w:fill="auto"/>
            <w:tcMar>
              <w:left w:w="98" w:type="dxa"/>
            </w:tcMar>
          </w:tcPr>
          <w:p w14:paraId="327A2460" w14:textId="77777777" w:rsidR="00A30793" w:rsidRDefault="00FE1B44">
            <w:pPr>
              <w:spacing w:before="0" w:after="0"/>
              <w:contextualSpacing/>
              <w:jc w:val="center"/>
              <w:rPr>
                <w:b/>
                <w:sz w:val="20"/>
              </w:rPr>
            </w:pPr>
            <w:r>
              <w:rPr>
                <w:b/>
                <w:sz w:val="20"/>
              </w:rPr>
              <w:t>Nome</w:t>
            </w:r>
          </w:p>
        </w:tc>
        <w:tc>
          <w:tcPr>
            <w:tcW w:w="2302" w:type="dxa"/>
            <w:shd w:val="clear" w:color="auto" w:fill="auto"/>
            <w:tcMar>
              <w:left w:w="98" w:type="dxa"/>
            </w:tcMar>
          </w:tcPr>
          <w:p w14:paraId="12D23B83" w14:textId="77777777" w:rsidR="00A30793" w:rsidRDefault="00FE1B44">
            <w:pPr>
              <w:spacing w:before="0" w:after="0"/>
              <w:contextualSpacing/>
              <w:jc w:val="center"/>
              <w:rPr>
                <w:b/>
                <w:sz w:val="20"/>
              </w:rPr>
            </w:pPr>
            <w:r>
              <w:rPr>
                <w:b/>
                <w:sz w:val="20"/>
              </w:rPr>
              <w:t>Descrição</w:t>
            </w:r>
          </w:p>
        </w:tc>
        <w:tc>
          <w:tcPr>
            <w:tcW w:w="2304" w:type="dxa"/>
            <w:shd w:val="clear" w:color="auto" w:fill="auto"/>
            <w:tcMar>
              <w:left w:w="98" w:type="dxa"/>
            </w:tcMar>
          </w:tcPr>
          <w:p w14:paraId="2641D2C1" w14:textId="77777777" w:rsidR="00A30793" w:rsidRDefault="00FE1B44">
            <w:pPr>
              <w:spacing w:before="0" w:after="0"/>
              <w:contextualSpacing/>
              <w:jc w:val="center"/>
              <w:rPr>
                <w:b/>
                <w:sz w:val="20"/>
              </w:rPr>
            </w:pPr>
            <w:r>
              <w:rPr>
                <w:b/>
                <w:sz w:val="20"/>
              </w:rPr>
              <w:t>Tipo</w:t>
            </w:r>
          </w:p>
        </w:tc>
        <w:tc>
          <w:tcPr>
            <w:tcW w:w="2300" w:type="dxa"/>
            <w:shd w:val="clear" w:color="auto" w:fill="auto"/>
            <w:tcMar>
              <w:left w:w="98" w:type="dxa"/>
            </w:tcMar>
          </w:tcPr>
          <w:p w14:paraId="463EF880" w14:textId="77777777" w:rsidR="00A30793" w:rsidRDefault="00FE1B44">
            <w:pPr>
              <w:spacing w:before="0" w:after="0"/>
              <w:contextualSpacing/>
              <w:jc w:val="center"/>
              <w:rPr>
                <w:b/>
                <w:sz w:val="20"/>
              </w:rPr>
            </w:pPr>
            <w:r>
              <w:rPr>
                <w:b/>
                <w:sz w:val="20"/>
              </w:rPr>
              <w:t>Restrições</w:t>
            </w:r>
          </w:p>
        </w:tc>
      </w:tr>
      <w:tr w:rsidR="00A30793" w14:paraId="0256E6BC" w14:textId="77777777">
        <w:tc>
          <w:tcPr>
            <w:tcW w:w="2303" w:type="dxa"/>
            <w:shd w:val="clear" w:color="auto" w:fill="auto"/>
            <w:tcMar>
              <w:left w:w="98" w:type="dxa"/>
            </w:tcMar>
          </w:tcPr>
          <w:p w14:paraId="6313BFAC" w14:textId="77777777" w:rsidR="00A30793" w:rsidRDefault="00FE1B44">
            <w:pPr>
              <w:spacing w:before="0" w:after="0"/>
              <w:contextualSpacing/>
              <w:jc w:val="center"/>
              <w:rPr>
                <w:sz w:val="20"/>
              </w:rPr>
            </w:pPr>
            <w:r>
              <w:rPr>
                <w:sz w:val="20"/>
              </w:rPr>
              <w:t>Nome Completo</w:t>
            </w:r>
          </w:p>
        </w:tc>
        <w:tc>
          <w:tcPr>
            <w:tcW w:w="2302" w:type="dxa"/>
            <w:shd w:val="clear" w:color="auto" w:fill="auto"/>
            <w:tcMar>
              <w:left w:w="98" w:type="dxa"/>
            </w:tcMar>
          </w:tcPr>
          <w:p w14:paraId="07AD1BE7" w14:textId="77777777" w:rsidR="00A30793" w:rsidRDefault="00FE1B44">
            <w:pPr>
              <w:spacing w:before="0" w:after="0"/>
              <w:contextualSpacing/>
              <w:jc w:val="center"/>
              <w:rPr>
                <w:sz w:val="20"/>
              </w:rPr>
            </w:pPr>
            <w:r>
              <w:rPr>
                <w:sz w:val="20"/>
              </w:rPr>
              <w:t>Nome completo do cliente que está efetuando cadastro</w:t>
            </w:r>
          </w:p>
        </w:tc>
        <w:tc>
          <w:tcPr>
            <w:tcW w:w="2304" w:type="dxa"/>
            <w:shd w:val="clear" w:color="auto" w:fill="auto"/>
            <w:tcMar>
              <w:left w:w="98" w:type="dxa"/>
            </w:tcMar>
          </w:tcPr>
          <w:p w14:paraId="17142E68" w14:textId="77777777" w:rsidR="00A30793" w:rsidRDefault="00FE1B44">
            <w:pPr>
              <w:spacing w:before="0" w:after="0"/>
              <w:contextualSpacing/>
              <w:jc w:val="center"/>
              <w:rPr>
                <w:sz w:val="20"/>
              </w:rPr>
            </w:pPr>
            <w:r>
              <w:rPr>
                <w:sz w:val="20"/>
              </w:rPr>
              <w:t>Texto</w:t>
            </w:r>
          </w:p>
        </w:tc>
        <w:tc>
          <w:tcPr>
            <w:tcW w:w="2300" w:type="dxa"/>
            <w:shd w:val="clear" w:color="auto" w:fill="auto"/>
            <w:tcMar>
              <w:left w:w="98" w:type="dxa"/>
            </w:tcMar>
          </w:tcPr>
          <w:p w14:paraId="7C451C2D" w14:textId="77777777" w:rsidR="00A30793" w:rsidRDefault="00FE1B44">
            <w:pPr>
              <w:spacing w:before="0" w:after="0"/>
              <w:contextualSpacing/>
              <w:jc w:val="center"/>
              <w:rPr>
                <w:sz w:val="20"/>
              </w:rPr>
            </w:pPr>
            <w:r>
              <w:rPr>
                <w:sz w:val="20"/>
              </w:rPr>
              <w:t>Obrigatório</w:t>
            </w:r>
          </w:p>
        </w:tc>
      </w:tr>
      <w:tr w:rsidR="00A30793" w14:paraId="66FA4DBE" w14:textId="77777777">
        <w:tc>
          <w:tcPr>
            <w:tcW w:w="2303" w:type="dxa"/>
            <w:shd w:val="clear" w:color="auto" w:fill="auto"/>
            <w:tcMar>
              <w:left w:w="98" w:type="dxa"/>
            </w:tcMar>
          </w:tcPr>
          <w:p w14:paraId="5ADE5B7D" w14:textId="77777777" w:rsidR="00A30793" w:rsidRDefault="00FE1B44">
            <w:pPr>
              <w:spacing w:before="0" w:after="0"/>
              <w:contextualSpacing/>
              <w:jc w:val="center"/>
              <w:rPr>
                <w:sz w:val="20"/>
              </w:rPr>
            </w:pPr>
            <w:r>
              <w:rPr>
                <w:sz w:val="20"/>
              </w:rPr>
              <w:t>E-mail</w:t>
            </w:r>
          </w:p>
        </w:tc>
        <w:tc>
          <w:tcPr>
            <w:tcW w:w="2302" w:type="dxa"/>
            <w:shd w:val="clear" w:color="auto" w:fill="auto"/>
            <w:tcMar>
              <w:left w:w="98" w:type="dxa"/>
            </w:tcMar>
          </w:tcPr>
          <w:p w14:paraId="1F68B629" w14:textId="77777777" w:rsidR="00A30793" w:rsidRDefault="00FE1B44">
            <w:pPr>
              <w:spacing w:before="0" w:after="0"/>
              <w:contextualSpacing/>
              <w:jc w:val="center"/>
              <w:rPr>
                <w:sz w:val="20"/>
              </w:rPr>
            </w:pPr>
            <w:r>
              <w:rPr>
                <w:sz w:val="20"/>
              </w:rPr>
              <w:t xml:space="preserve">E-mail do cliente. Esse e-mail será o </w:t>
            </w:r>
            <w:proofErr w:type="spellStart"/>
            <w:r>
              <w:rPr>
                <w:sz w:val="20"/>
              </w:rPr>
              <w:t>login</w:t>
            </w:r>
            <w:proofErr w:type="spellEnd"/>
            <w:r>
              <w:rPr>
                <w:sz w:val="20"/>
              </w:rPr>
              <w:t xml:space="preserve"> do usuário</w:t>
            </w:r>
          </w:p>
        </w:tc>
        <w:tc>
          <w:tcPr>
            <w:tcW w:w="2304" w:type="dxa"/>
            <w:shd w:val="clear" w:color="auto" w:fill="auto"/>
            <w:tcMar>
              <w:left w:w="98" w:type="dxa"/>
            </w:tcMar>
          </w:tcPr>
          <w:p w14:paraId="0F211505" w14:textId="77777777" w:rsidR="00A30793" w:rsidRDefault="00FE1B44">
            <w:pPr>
              <w:spacing w:before="0" w:after="0"/>
              <w:contextualSpacing/>
              <w:jc w:val="center"/>
              <w:rPr>
                <w:sz w:val="20"/>
              </w:rPr>
            </w:pPr>
            <w:r>
              <w:rPr>
                <w:sz w:val="20"/>
              </w:rPr>
              <w:t>Texto</w:t>
            </w:r>
          </w:p>
        </w:tc>
        <w:tc>
          <w:tcPr>
            <w:tcW w:w="2300" w:type="dxa"/>
            <w:shd w:val="clear" w:color="auto" w:fill="auto"/>
            <w:tcMar>
              <w:left w:w="98" w:type="dxa"/>
            </w:tcMar>
          </w:tcPr>
          <w:p w14:paraId="0330174B" w14:textId="77777777" w:rsidR="00A30793" w:rsidRDefault="00FE1B44">
            <w:pPr>
              <w:spacing w:before="0" w:after="0"/>
              <w:contextualSpacing/>
              <w:jc w:val="center"/>
              <w:rPr>
                <w:sz w:val="20"/>
              </w:rPr>
            </w:pPr>
            <w:r>
              <w:rPr>
                <w:sz w:val="20"/>
              </w:rPr>
              <w:t>Obrigatório</w:t>
            </w:r>
          </w:p>
        </w:tc>
      </w:tr>
      <w:tr w:rsidR="00A30793" w14:paraId="0ABB2800" w14:textId="77777777">
        <w:tc>
          <w:tcPr>
            <w:tcW w:w="2303" w:type="dxa"/>
            <w:shd w:val="clear" w:color="auto" w:fill="auto"/>
            <w:tcMar>
              <w:left w:w="98" w:type="dxa"/>
            </w:tcMar>
          </w:tcPr>
          <w:p w14:paraId="2B856664" w14:textId="77777777" w:rsidR="00A30793" w:rsidRDefault="00FE1B44">
            <w:pPr>
              <w:spacing w:before="0" w:after="0"/>
              <w:contextualSpacing/>
              <w:jc w:val="center"/>
              <w:rPr>
                <w:sz w:val="20"/>
              </w:rPr>
            </w:pPr>
            <w:r>
              <w:rPr>
                <w:sz w:val="20"/>
              </w:rPr>
              <w:t>Senha</w:t>
            </w:r>
          </w:p>
        </w:tc>
        <w:tc>
          <w:tcPr>
            <w:tcW w:w="2302" w:type="dxa"/>
            <w:shd w:val="clear" w:color="auto" w:fill="auto"/>
            <w:tcMar>
              <w:left w:w="98" w:type="dxa"/>
            </w:tcMar>
          </w:tcPr>
          <w:p w14:paraId="37B5D82E" w14:textId="77777777" w:rsidR="00A30793" w:rsidRDefault="00FE1B44">
            <w:pPr>
              <w:spacing w:before="0" w:after="0"/>
              <w:contextualSpacing/>
              <w:jc w:val="center"/>
              <w:rPr>
                <w:sz w:val="20"/>
              </w:rPr>
            </w:pPr>
            <w:r>
              <w:rPr>
                <w:sz w:val="20"/>
              </w:rPr>
              <w:t>Senha do cliente</w:t>
            </w:r>
          </w:p>
        </w:tc>
        <w:tc>
          <w:tcPr>
            <w:tcW w:w="2304" w:type="dxa"/>
            <w:shd w:val="clear" w:color="auto" w:fill="auto"/>
            <w:tcMar>
              <w:left w:w="98" w:type="dxa"/>
            </w:tcMar>
          </w:tcPr>
          <w:p w14:paraId="56332BFC" w14:textId="77777777" w:rsidR="00A30793" w:rsidRDefault="00FE1B44">
            <w:pPr>
              <w:spacing w:before="0" w:after="0"/>
              <w:contextualSpacing/>
              <w:jc w:val="center"/>
              <w:rPr>
                <w:sz w:val="20"/>
              </w:rPr>
            </w:pPr>
            <w:r>
              <w:rPr>
                <w:sz w:val="20"/>
              </w:rPr>
              <w:t>Texto</w:t>
            </w:r>
          </w:p>
        </w:tc>
        <w:tc>
          <w:tcPr>
            <w:tcW w:w="2300" w:type="dxa"/>
            <w:shd w:val="clear" w:color="auto" w:fill="auto"/>
            <w:tcMar>
              <w:left w:w="98" w:type="dxa"/>
            </w:tcMar>
          </w:tcPr>
          <w:p w14:paraId="042B4322" w14:textId="77777777" w:rsidR="00A30793" w:rsidRDefault="00FE1B44">
            <w:pPr>
              <w:spacing w:before="0" w:after="0"/>
              <w:contextualSpacing/>
              <w:jc w:val="center"/>
              <w:rPr>
                <w:sz w:val="20"/>
              </w:rPr>
            </w:pPr>
            <w:r>
              <w:rPr>
                <w:sz w:val="20"/>
              </w:rPr>
              <w:t>Obrigatório</w:t>
            </w:r>
          </w:p>
        </w:tc>
      </w:tr>
      <w:tr w:rsidR="00A30793" w14:paraId="7921799A" w14:textId="77777777">
        <w:tc>
          <w:tcPr>
            <w:tcW w:w="2303" w:type="dxa"/>
            <w:shd w:val="clear" w:color="auto" w:fill="auto"/>
            <w:tcMar>
              <w:left w:w="98" w:type="dxa"/>
            </w:tcMar>
          </w:tcPr>
          <w:p w14:paraId="48FA47C4" w14:textId="77777777" w:rsidR="00A30793" w:rsidRDefault="00FE1B44">
            <w:pPr>
              <w:spacing w:before="0" w:after="0"/>
              <w:contextualSpacing/>
              <w:jc w:val="center"/>
              <w:rPr>
                <w:sz w:val="20"/>
              </w:rPr>
            </w:pPr>
            <w:r>
              <w:rPr>
                <w:sz w:val="20"/>
              </w:rPr>
              <w:t>Confirmar Senha</w:t>
            </w:r>
          </w:p>
        </w:tc>
        <w:tc>
          <w:tcPr>
            <w:tcW w:w="2302" w:type="dxa"/>
            <w:shd w:val="clear" w:color="auto" w:fill="auto"/>
            <w:tcMar>
              <w:left w:w="98" w:type="dxa"/>
            </w:tcMar>
          </w:tcPr>
          <w:p w14:paraId="449FF3C8" w14:textId="77777777" w:rsidR="00A30793" w:rsidRDefault="00FE1B44">
            <w:pPr>
              <w:spacing w:before="0" w:after="0"/>
              <w:contextualSpacing/>
              <w:jc w:val="center"/>
              <w:rPr>
                <w:sz w:val="20"/>
              </w:rPr>
            </w:pPr>
            <w:r>
              <w:rPr>
                <w:sz w:val="20"/>
              </w:rPr>
              <w:t>Confirmação da senha do cliente</w:t>
            </w:r>
          </w:p>
        </w:tc>
        <w:tc>
          <w:tcPr>
            <w:tcW w:w="2304" w:type="dxa"/>
            <w:shd w:val="clear" w:color="auto" w:fill="auto"/>
            <w:tcMar>
              <w:left w:w="98" w:type="dxa"/>
            </w:tcMar>
          </w:tcPr>
          <w:p w14:paraId="475827BB" w14:textId="77777777" w:rsidR="00A30793" w:rsidRDefault="00FE1B44">
            <w:pPr>
              <w:spacing w:before="0" w:after="0"/>
              <w:contextualSpacing/>
              <w:jc w:val="center"/>
              <w:rPr>
                <w:sz w:val="20"/>
              </w:rPr>
            </w:pPr>
            <w:r>
              <w:rPr>
                <w:sz w:val="20"/>
              </w:rPr>
              <w:t>Texto</w:t>
            </w:r>
          </w:p>
        </w:tc>
        <w:tc>
          <w:tcPr>
            <w:tcW w:w="2300" w:type="dxa"/>
            <w:shd w:val="clear" w:color="auto" w:fill="auto"/>
            <w:tcMar>
              <w:left w:w="98" w:type="dxa"/>
            </w:tcMar>
          </w:tcPr>
          <w:p w14:paraId="1BF9163D" w14:textId="77777777" w:rsidR="00A30793" w:rsidRDefault="00FE1B44">
            <w:pPr>
              <w:spacing w:before="0" w:after="0"/>
              <w:contextualSpacing/>
              <w:jc w:val="center"/>
              <w:rPr>
                <w:sz w:val="20"/>
              </w:rPr>
            </w:pPr>
            <w:r>
              <w:rPr>
                <w:sz w:val="20"/>
              </w:rPr>
              <w:t>Obrigatório</w:t>
            </w:r>
          </w:p>
          <w:p w14:paraId="3DD6EBD1" w14:textId="77777777" w:rsidR="00A30793" w:rsidRDefault="00FE1B44">
            <w:pPr>
              <w:spacing w:before="0" w:after="0"/>
              <w:contextualSpacing/>
              <w:jc w:val="center"/>
              <w:rPr>
                <w:sz w:val="20"/>
              </w:rPr>
            </w:pPr>
            <w:r>
              <w:rPr>
                <w:sz w:val="20"/>
              </w:rPr>
              <w:t>Ser igual ao campo senha</w:t>
            </w:r>
          </w:p>
        </w:tc>
      </w:tr>
    </w:tbl>
    <w:p w14:paraId="1443107E"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r>
        <w:tab/>
      </w:r>
    </w:p>
    <w:p w14:paraId="6BDC7BE0" w14:textId="77777777" w:rsidR="00A30793" w:rsidRDefault="00A30793">
      <w:pPr>
        <w:spacing w:before="0" w:after="0"/>
        <w:contextualSpacing/>
        <w:jc w:val="center"/>
        <w:rPr>
          <w:sz w:val="20"/>
        </w:rPr>
      </w:pPr>
    </w:p>
    <w:p w14:paraId="048932DF" w14:textId="77777777" w:rsidR="00A30793" w:rsidRDefault="00FE1B44">
      <w:pPr>
        <w:pStyle w:val="Ttulo3"/>
        <w:numPr>
          <w:ilvl w:val="2"/>
          <w:numId w:val="14"/>
        </w:numPr>
        <w:spacing w:before="0" w:after="240"/>
        <w:contextualSpacing/>
        <w:jc w:val="both"/>
      </w:pPr>
      <w:bookmarkStart w:id="538" w:name="_Toc462535594"/>
      <w:bookmarkEnd w:id="538"/>
      <w:r>
        <w:t>Interface de Funcionários</w:t>
      </w:r>
    </w:p>
    <w:p w14:paraId="1E71371B" w14:textId="77777777" w:rsidR="00A30793" w:rsidRDefault="00FE1B44">
      <w:pPr>
        <w:ind w:firstLine="1134"/>
        <w:jc w:val="both"/>
        <w:pPrChange w:id="539" w:author="Karine Martins" w:date="2016-10-10T09:42:00Z">
          <w:pPr>
            <w:ind w:firstLine="1134"/>
          </w:pPr>
        </w:pPrChange>
      </w:pPr>
      <w:r>
        <w:t>A interface de Funcionários tem a função de listar os usuários que são funcionários de um determinado cliente e os excluir. O Fluxo principal das funcionalidades são:</w:t>
      </w:r>
    </w:p>
    <w:p w14:paraId="785BD315" w14:textId="77777777" w:rsidR="00A30793" w:rsidRDefault="00FE1B44">
      <w:pPr>
        <w:pStyle w:val="PargrafodaLista"/>
        <w:numPr>
          <w:ilvl w:val="0"/>
          <w:numId w:val="17"/>
        </w:numPr>
      </w:pPr>
      <w:r>
        <w:t xml:space="preserve">O usuário clica no </w:t>
      </w:r>
      <w:r w:rsidRPr="001F6A7B">
        <w:rPr>
          <w:i/>
          <w:rPrChange w:id="540" w:author="Karine Martins" w:date="2016-10-10T09:42:00Z">
            <w:rPr/>
          </w:rPrChange>
        </w:rPr>
        <w:t>link</w:t>
      </w:r>
      <w:r>
        <w:t xml:space="preserve"> “Usuários&gt;funcionários”.</w:t>
      </w:r>
    </w:p>
    <w:p w14:paraId="75BDC962" w14:textId="77777777" w:rsidR="00A30793" w:rsidRDefault="00FE1B44">
      <w:pPr>
        <w:pStyle w:val="PargrafodaLista"/>
        <w:numPr>
          <w:ilvl w:val="0"/>
          <w:numId w:val="17"/>
        </w:numPr>
      </w:pPr>
      <w:r>
        <w:t>Aparece a Lista de Funcionários cadastrados</w:t>
      </w:r>
    </w:p>
    <w:p w14:paraId="0CE39F14" w14:textId="77777777" w:rsidR="00A30793" w:rsidRDefault="00FE1B44">
      <w:pPr>
        <w:pStyle w:val="PargrafodaLista"/>
        <w:numPr>
          <w:ilvl w:val="0"/>
          <w:numId w:val="17"/>
        </w:numPr>
      </w:pPr>
      <w:r>
        <w:t>O usuário clica em “excluir”, que é o ícone de uma lixeira, caso queira excluir.</w:t>
      </w:r>
    </w:p>
    <w:p w14:paraId="135A7A17" w14:textId="77777777" w:rsidR="00A30793" w:rsidRDefault="00FE1B44">
      <w:pPr>
        <w:pStyle w:val="Legenda"/>
        <w:keepNext/>
        <w:jc w:val="center"/>
        <w:rPr>
          <w:color w:val="00000A"/>
          <w:sz w:val="24"/>
          <w:szCs w:val="24"/>
        </w:rPr>
      </w:pPr>
      <w:r>
        <w:rPr>
          <w:color w:val="00000A"/>
          <w:sz w:val="24"/>
          <w:szCs w:val="24"/>
        </w:rPr>
        <w:lastRenderedPageBreak/>
        <w:t>Figura 31 – Tela de Funcionários</w:t>
      </w:r>
    </w:p>
    <w:p w14:paraId="110A8433" w14:textId="77777777" w:rsidR="00A30793" w:rsidRDefault="00FE1B44">
      <w:commentRangeStart w:id="541"/>
      <w:r>
        <w:rPr>
          <w:noProof/>
          <w:lang w:eastAsia="pt-BR"/>
        </w:rPr>
        <w:drawing>
          <wp:inline distT="0" distB="0" distL="0" distR="0" wp14:anchorId="5424BF7C" wp14:editId="20D2E30C">
            <wp:extent cx="5760085" cy="3239770"/>
            <wp:effectExtent l="0" t="0" r="0" b="0"/>
            <wp:docPr id="31"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58"/>
                    <pic:cNvPicPr>
                      <a:picLocks noChangeAspect="1" noChangeArrowheads="1"/>
                    </pic:cNvPicPr>
                  </pic:nvPicPr>
                  <pic:blipFill>
                    <a:blip r:embed="rId36"/>
                    <a:stretch>
                      <a:fillRect/>
                    </a:stretch>
                  </pic:blipFill>
                  <pic:spPr bwMode="auto">
                    <a:xfrm>
                      <a:off x="0" y="0"/>
                      <a:ext cx="5760085" cy="3239770"/>
                    </a:xfrm>
                    <a:prstGeom prst="rect">
                      <a:avLst/>
                    </a:prstGeom>
                  </pic:spPr>
                </pic:pic>
              </a:graphicData>
            </a:graphic>
          </wp:inline>
        </w:drawing>
      </w:r>
      <w:commentRangeEnd w:id="541"/>
      <w:r w:rsidR="001F6A7B">
        <w:rPr>
          <w:rStyle w:val="Refdecomentrio"/>
        </w:rPr>
        <w:commentReference w:id="541"/>
      </w:r>
    </w:p>
    <w:p w14:paraId="5B7E42B6"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p>
    <w:p w14:paraId="15D22413" w14:textId="77777777" w:rsidR="00A30793" w:rsidRDefault="00FE1B44">
      <w:pPr>
        <w:jc w:val="center"/>
        <w:rPr>
          <w:b/>
        </w:rPr>
      </w:pPr>
      <w:r>
        <w:rPr>
          <w:b/>
        </w:rPr>
        <w:t>Quadro 5 – Comandos da Tela de Funcionários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A30793" w14:paraId="293EA589" w14:textId="77777777">
        <w:tc>
          <w:tcPr>
            <w:tcW w:w="3070" w:type="dxa"/>
            <w:shd w:val="clear" w:color="auto" w:fill="auto"/>
            <w:tcMar>
              <w:left w:w="98" w:type="dxa"/>
            </w:tcMar>
          </w:tcPr>
          <w:p w14:paraId="39BEAC38" w14:textId="77777777" w:rsidR="00A30793" w:rsidRDefault="00FE1B44">
            <w:pPr>
              <w:spacing w:line="240" w:lineRule="auto"/>
              <w:jc w:val="center"/>
              <w:rPr>
                <w:b/>
              </w:rPr>
            </w:pPr>
            <w:r>
              <w:rPr>
                <w:b/>
              </w:rPr>
              <w:t>Nome</w:t>
            </w:r>
          </w:p>
        </w:tc>
        <w:tc>
          <w:tcPr>
            <w:tcW w:w="3070" w:type="dxa"/>
            <w:shd w:val="clear" w:color="auto" w:fill="auto"/>
            <w:tcMar>
              <w:left w:w="98" w:type="dxa"/>
            </w:tcMar>
          </w:tcPr>
          <w:p w14:paraId="62E1A67A" w14:textId="77777777" w:rsidR="00A30793" w:rsidRDefault="00FE1B44">
            <w:pPr>
              <w:spacing w:line="240" w:lineRule="auto"/>
              <w:jc w:val="center"/>
              <w:rPr>
                <w:b/>
              </w:rPr>
            </w:pPr>
            <w:r>
              <w:rPr>
                <w:b/>
              </w:rPr>
              <w:t>Ação</w:t>
            </w:r>
          </w:p>
        </w:tc>
        <w:tc>
          <w:tcPr>
            <w:tcW w:w="3071" w:type="dxa"/>
            <w:shd w:val="clear" w:color="auto" w:fill="auto"/>
            <w:tcMar>
              <w:left w:w="98" w:type="dxa"/>
            </w:tcMar>
          </w:tcPr>
          <w:p w14:paraId="05BC70C3" w14:textId="77777777" w:rsidR="00A30793" w:rsidRDefault="00FE1B44">
            <w:pPr>
              <w:spacing w:line="240" w:lineRule="auto"/>
              <w:jc w:val="center"/>
              <w:rPr>
                <w:b/>
              </w:rPr>
            </w:pPr>
            <w:r>
              <w:rPr>
                <w:b/>
              </w:rPr>
              <w:t>Restrição</w:t>
            </w:r>
          </w:p>
        </w:tc>
      </w:tr>
      <w:tr w:rsidR="00A30793" w14:paraId="773DFE36" w14:textId="77777777">
        <w:tc>
          <w:tcPr>
            <w:tcW w:w="3070" w:type="dxa"/>
            <w:shd w:val="clear" w:color="auto" w:fill="auto"/>
            <w:tcMar>
              <w:left w:w="98" w:type="dxa"/>
            </w:tcMar>
          </w:tcPr>
          <w:p w14:paraId="63613130" w14:textId="77777777" w:rsidR="00A30793" w:rsidRDefault="00FE1B44">
            <w:pPr>
              <w:spacing w:line="240" w:lineRule="auto"/>
              <w:jc w:val="center"/>
            </w:pPr>
            <w:r>
              <w:t>Editar Funcionário</w:t>
            </w:r>
          </w:p>
        </w:tc>
        <w:tc>
          <w:tcPr>
            <w:tcW w:w="3070" w:type="dxa"/>
            <w:shd w:val="clear" w:color="auto" w:fill="auto"/>
            <w:tcMar>
              <w:left w:w="98" w:type="dxa"/>
            </w:tcMar>
          </w:tcPr>
          <w:p w14:paraId="22A8F606" w14:textId="77777777" w:rsidR="00A30793" w:rsidRDefault="00FE1B44">
            <w:pPr>
              <w:spacing w:line="240" w:lineRule="auto"/>
              <w:jc w:val="center"/>
            </w:pPr>
            <w:r>
              <w:t>Entra no formulário para edição dos dados do funcionário</w:t>
            </w:r>
          </w:p>
        </w:tc>
        <w:tc>
          <w:tcPr>
            <w:tcW w:w="3071" w:type="dxa"/>
            <w:shd w:val="clear" w:color="auto" w:fill="auto"/>
            <w:tcMar>
              <w:left w:w="98" w:type="dxa"/>
            </w:tcMar>
          </w:tcPr>
          <w:p w14:paraId="46F31A1F" w14:textId="77777777" w:rsidR="00A30793" w:rsidRDefault="00FE1B44">
            <w:pPr>
              <w:spacing w:line="240" w:lineRule="auto"/>
              <w:jc w:val="center"/>
            </w:pPr>
            <w:r>
              <w:t>-</w:t>
            </w:r>
          </w:p>
        </w:tc>
      </w:tr>
      <w:tr w:rsidR="00A30793" w14:paraId="7C613E63" w14:textId="77777777">
        <w:tc>
          <w:tcPr>
            <w:tcW w:w="3070" w:type="dxa"/>
            <w:shd w:val="clear" w:color="auto" w:fill="auto"/>
            <w:tcMar>
              <w:left w:w="98" w:type="dxa"/>
            </w:tcMar>
          </w:tcPr>
          <w:p w14:paraId="204E4D7D" w14:textId="77777777" w:rsidR="00A30793" w:rsidRDefault="00FE1B44">
            <w:pPr>
              <w:spacing w:line="240" w:lineRule="auto"/>
              <w:jc w:val="center"/>
            </w:pPr>
            <w:r>
              <w:t>Excluir funcionário</w:t>
            </w:r>
          </w:p>
        </w:tc>
        <w:tc>
          <w:tcPr>
            <w:tcW w:w="3070" w:type="dxa"/>
            <w:shd w:val="clear" w:color="auto" w:fill="auto"/>
            <w:tcMar>
              <w:left w:w="98" w:type="dxa"/>
            </w:tcMar>
          </w:tcPr>
          <w:p w14:paraId="76FF6F3A" w14:textId="77777777" w:rsidR="00A30793" w:rsidRDefault="00FE1B44">
            <w:pPr>
              <w:spacing w:line="240" w:lineRule="auto"/>
              <w:jc w:val="center"/>
            </w:pPr>
            <w:r>
              <w:t>Apaga um funcionário do Sistema</w:t>
            </w:r>
          </w:p>
        </w:tc>
        <w:tc>
          <w:tcPr>
            <w:tcW w:w="3071" w:type="dxa"/>
            <w:shd w:val="clear" w:color="auto" w:fill="auto"/>
            <w:tcMar>
              <w:left w:w="98" w:type="dxa"/>
            </w:tcMar>
          </w:tcPr>
          <w:p w14:paraId="405AF477" w14:textId="77777777" w:rsidR="00A30793" w:rsidRDefault="00FE1B44">
            <w:pPr>
              <w:spacing w:line="240" w:lineRule="auto"/>
              <w:jc w:val="center"/>
            </w:pPr>
            <w:r>
              <w:t>Somente Usuário Administrador</w:t>
            </w:r>
          </w:p>
        </w:tc>
      </w:tr>
      <w:tr w:rsidR="00A30793" w14:paraId="269A0055" w14:textId="77777777">
        <w:tc>
          <w:tcPr>
            <w:tcW w:w="3070" w:type="dxa"/>
            <w:shd w:val="clear" w:color="auto" w:fill="auto"/>
            <w:tcMar>
              <w:left w:w="98" w:type="dxa"/>
            </w:tcMar>
          </w:tcPr>
          <w:p w14:paraId="39A34EE8" w14:textId="77777777" w:rsidR="00A30793" w:rsidRDefault="00FE1B44">
            <w:pPr>
              <w:spacing w:line="240" w:lineRule="auto"/>
              <w:jc w:val="center"/>
            </w:pPr>
            <w:r>
              <w:t>Novo Funcionário</w:t>
            </w:r>
          </w:p>
        </w:tc>
        <w:tc>
          <w:tcPr>
            <w:tcW w:w="3070" w:type="dxa"/>
            <w:shd w:val="clear" w:color="auto" w:fill="auto"/>
            <w:tcMar>
              <w:left w:w="98" w:type="dxa"/>
            </w:tcMar>
          </w:tcPr>
          <w:p w14:paraId="4916E655" w14:textId="77777777" w:rsidR="00A30793" w:rsidRDefault="00FE1B44">
            <w:pPr>
              <w:spacing w:line="240" w:lineRule="auto"/>
              <w:jc w:val="center"/>
            </w:pPr>
            <w:r>
              <w:t>Entra na página de Cadastrar um funcionário</w:t>
            </w:r>
          </w:p>
        </w:tc>
        <w:tc>
          <w:tcPr>
            <w:tcW w:w="3071" w:type="dxa"/>
            <w:shd w:val="clear" w:color="auto" w:fill="auto"/>
            <w:tcMar>
              <w:left w:w="98" w:type="dxa"/>
            </w:tcMar>
          </w:tcPr>
          <w:p w14:paraId="0E8F32BC" w14:textId="77777777" w:rsidR="00A30793" w:rsidRDefault="00FE1B44">
            <w:pPr>
              <w:spacing w:line="240" w:lineRule="auto"/>
              <w:jc w:val="center"/>
            </w:pPr>
            <w:r>
              <w:t>-</w:t>
            </w:r>
          </w:p>
        </w:tc>
      </w:tr>
      <w:tr w:rsidR="00A30793" w14:paraId="069DD2BA" w14:textId="77777777">
        <w:tc>
          <w:tcPr>
            <w:tcW w:w="3070" w:type="dxa"/>
            <w:shd w:val="clear" w:color="auto" w:fill="auto"/>
            <w:tcMar>
              <w:left w:w="98" w:type="dxa"/>
            </w:tcMar>
          </w:tcPr>
          <w:p w14:paraId="7D0B92E5" w14:textId="77777777" w:rsidR="00A30793" w:rsidRPr="001F6A7B" w:rsidRDefault="00FE1B44">
            <w:pPr>
              <w:spacing w:line="240" w:lineRule="auto"/>
              <w:jc w:val="center"/>
              <w:rPr>
                <w:i/>
                <w:rPrChange w:id="542" w:author="Karine Martins" w:date="2016-10-10T09:42:00Z">
                  <w:rPr/>
                </w:rPrChange>
              </w:rPr>
            </w:pPr>
            <w:r w:rsidRPr="001F6A7B">
              <w:rPr>
                <w:i/>
                <w:rPrChange w:id="543" w:author="Karine Martins" w:date="2016-10-10T09:42:00Z">
                  <w:rPr/>
                </w:rPrChange>
              </w:rPr>
              <w:t>Log</w:t>
            </w:r>
          </w:p>
        </w:tc>
        <w:tc>
          <w:tcPr>
            <w:tcW w:w="3070" w:type="dxa"/>
            <w:shd w:val="clear" w:color="auto" w:fill="auto"/>
            <w:tcMar>
              <w:left w:w="98" w:type="dxa"/>
            </w:tcMar>
          </w:tcPr>
          <w:p w14:paraId="400F491D" w14:textId="77777777" w:rsidR="00A30793" w:rsidRDefault="00FE1B44">
            <w:pPr>
              <w:spacing w:line="240" w:lineRule="auto"/>
              <w:jc w:val="center"/>
            </w:pPr>
            <w:r>
              <w:t xml:space="preserve">Visualiza </w:t>
            </w:r>
            <w:r w:rsidRPr="001F6A7B">
              <w:rPr>
                <w:i/>
                <w:rPrChange w:id="544" w:author="Karine Martins" w:date="2016-10-10T09:42:00Z">
                  <w:rPr/>
                </w:rPrChange>
              </w:rPr>
              <w:t>Log</w:t>
            </w:r>
            <w:r>
              <w:t xml:space="preserve"> do funcionário</w:t>
            </w:r>
          </w:p>
        </w:tc>
        <w:tc>
          <w:tcPr>
            <w:tcW w:w="3071" w:type="dxa"/>
            <w:shd w:val="clear" w:color="auto" w:fill="auto"/>
            <w:tcMar>
              <w:left w:w="98" w:type="dxa"/>
            </w:tcMar>
          </w:tcPr>
          <w:p w14:paraId="2574A2FF" w14:textId="77777777" w:rsidR="00A30793" w:rsidRDefault="00FE1B44">
            <w:pPr>
              <w:spacing w:line="240" w:lineRule="auto"/>
              <w:jc w:val="center"/>
            </w:pPr>
            <w:r>
              <w:t>-</w:t>
            </w:r>
          </w:p>
        </w:tc>
      </w:tr>
    </w:tbl>
    <w:p w14:paraId="6FA9E4FC"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r>
        <w:tab/>
      </w:r>
    </w:p>
    <w:p w14:paraId="63C29952" w14:textId="77777777" w:rsidR="00A30793" w:rsidRDefault="00A30793">
      <w:pPr>
        <w:jc w:val="center"/>
        <w:rPr>
          <w:b/>
        </w:rPr>
      </w:pPr>
    </w:p>
    <w:p w14:paraId="3B80CFB5" w14:textId="77777777" w:rsidR="00A30793" w:rsidRDefault="00FE1B44">
      <w:pPr>
        <w:pStyle w:val="Ttulo3"/>
        <w:numPr>
          <w:ilvl w:val="2"/>
          <w:numId w:val="14"/>
        </w:numPr>
        <w:spacing w:before="0" w:after="240"/>
        <w:contextualSpacing/>
        <w:jc w:val="both"/>
      </w:pPr>
      <w:bookmarkStart w:id="545" w:name="_Toc462535595"/>
      <w:bookmarkEnd w:id="545"/>
      <w:r>
        <w:lastRenderedPageBreak/>
        <w:t>Interface de Salvar Funcionário</w:t>
      </w:r>
    </w:p>
    <w:p w14:paraId="57AD2254" w14:textId="77777777" w:rsidR="00A30793" w:rsidRDefault="00FE1B44">
      <w:pPr>
        <w:ind w:firstLine="1134"/>
      </w:pPr>
      <w:r>
        <w:t>A interface de salvar funcionário irá gerar o formulário para cadastro de um novo funcionário no sistema. O Fluxo principal das funcionalidades é:</w:t>
      </w:r>
    </w:p>
    <w:p w14:paraId="280AC69C" w14:textId="77777777" w:rsidR="00A30793" w:rsidRDefault="00FE1B44">
      <w:pPr>
        <w:pStyle w:val="PargrafodaLista"/>
        <w:numPr>
          <w:ilvl w:val="0"/>
          <w:numId w:val="18"/>
        </w:numPr>
      </w:pPr>
      <w:r>
        <w:t xml:space="preserve">O usuário clica no </w:t>
      </w:r>
      <w:r w:rsidRPr="001F6A7B">
        <w:rPr>
          <w:i/>
          <w:rPrChange w:id="546" w:author="Karine Martins" w:date="2016-10-10T09:43:00Z">
            <w:rPr/>
          </w:rPrChange>
        </w:rPr>
        <w:t>link</w:t>
      </w:r>
      <w:r>
        <w:t xml:space="preserve"> “Usuários&gt;funcionários”.</w:t>
      </w:r>
    </w:p>
    <w:p w14:paraId="40721D32" w14:textId="77777777" w:rsidR="00A30793" w:rsidRDefault="00FE1B44">
      <w:pPr>
        <w:pStyle w:val="PargrafodaLista"/>
        <w:numPr>
          <w:ilvl w:val="0"/>
          <w:numId w:val="18"/>
        </w:numPr>
      </w:pPr>
      <w:r>
        <w:t>O usuário clica no ícone de uma ferramenta no canto superior direito e após em “Novo funcionário”</w:t>
      </w:r>
    </w:p>
    <w:p w14:paraId="74D6EEC9" w14:textId="77777777" w:rsidR="00A30793" w:rsidRDefault="00FE1B44">
      <w:pPr>
        <w:pStyle w:val="PargrafodaLista"/>
        <w:numPr>
          <w:ilvl w:val="0"/>
          <w:numId w:val="18"/>
        </w:numPr>
      </w:pPr>
      <w:r>
        <w:t>O usuário cadastra um novo funcionário.</w:t>
      </w:r>
    </w:p>
    <w:p w14:paraId="74939D3C" w14:textId="77777777" w:rsidR="00A30793" w:rsidRDefault="00FE1B44">
      <w:pPr>
        <w:pStyle w:val="Legenda"/>
        <w:keepNext/>
        <w:jc w:val="center"/>
        <w:rPr>
          <w:color w:val="00000A"/>
          <w:sz w:val="24"/>
          <w:szCs w:val="24"/>
        </w:rPr>
      </w:pPr>
      <w:r>
        <w:rPr>
          <w:color w:val="00000A"/>
          <w:sz w:val="24"/>
          <w:szCs w:val="24"/>
        </w:rPr>
        <w:t>Figura 32 – Tela de Salvar Funcionário</w:t>
      </w:r>
    </w:p>
    <w:p w14:paraId="5E040FB0" w14:textId="77777777" w:rsidR="00A30793" w:rsidRDefault="00FE1B44">
      <w:r>
        <w:rPr>
          <w:noProof/>
          <w:lang w:eastAsia="pt-BR"/>
        </w:rPr>
        <w:drawing>
          <wp:inline distT="0" distB="0" distL="0" distR="0" wp14:anchorId="555D0585" wp14:editId="6CA9A810">
            <wp:extent cx="5760085" cy="3239770"/>
            <wp:effectExtent l="0" t="0" r="0" b="0"/>
            <wp:docPr id="32"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60"/>
                    <pic:cNvPicPr>
                      <a:picLocks noChangeAspect="1" noChangeArrowheads="1"/>
                    </pic:cNvPicPr>
                  </pic:nvPicPr>
                  <pic:blipFill>
                    <a:blip r:embed="rId37"/>
                    <a:stretch>
                      <a:fillRect/>
                    </a:stretch>
                  </pic:blipFill>
                  <pic:spPr bwMode="auto">
                    <a:xfrm>
                      <a:off x="0" y="0"/>
                      <a:ext cx="5760085" cy="3239770"/>
                    </a:xfrm>
                    <a:prstGeom prst="rect">
                      <a:avLst/>
                    </a:prstGeom>
                  </pic:spPr>
                </pic:pic>
              </a:graphicData>
            </a:graphic>
          </wp:inline>
        </w:drawing>
      </w:r>
    </w:p>
    <w:p w14:paraId="5CDACDBE"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p>
    <w:p w14:paraId="5113E710" w14:textId="77777777" w:rsidR="00A30793" w:rsidRDefault="00FE1B44">
      <w:pPr>
        <w:jc w:val="center"/>
        <w:rPr>
          <w:b/>
        </w:rPr>
      </w:pPr>
      <w:r>
        <w:rPr>
          <w:b/>
        </w:rPr>
        <w:t>Quadro 6 – Lista de campos da Tela de Funcionários</w:t>
      </w:r>
    </w:p>
    <w:tbl>
      <w:tblPr>
        <w:tblStyle w:val="Tabelacomgrade"/>
        <w:tblW w:w="9210" w:type="dxa"/>
        <w:tblInd w:w="-10" w:type="dxa"/>
        <w:tblCellMar>
          <w:left w:w="98" w:type="dxa"/>
        </w:tblCellMar>
        <w:tblLook w:val="04A0" w:firstRow="1" w:lastRow="0" w:firstColumn="1" w:lastColumn="0" w:noHBand="0" w:noVBand="1"/>
      </w:tblPr>
      <w:tblGrid>
        <w:gridCol w:w="2304"/>
        <w:gridCol w:w="2302"/>
        <w:gridCol w:w="2304"/>
        <w:gridCol w:w="2300"/>
      </w:tblGrid>
      <w:tr w:rsidR="00A30793" w14:paraId="4C9CDBCA" w14:textId="77777777">
        <w:tc>
          <w:tcPr>
            <w:tcW w:w="2303" w:type="dxa"/>
            <w:shd w:val="clear" w:color="auto" w:fill="auto"/>
            <w:tcMar>
              <w:left w:w="98" w:type="dxa"/>
            </w:tcMar>
          </w:tcPr>
          <w:p w14:paraId="03942004" w14:textId="77777777" w:rsidR="00A30793" w:rsidRDefault="00FE1B44">
            <w:pPr>
              <w:spacing w:before="0" w:after="0"/>
              <w:contextualSpacing/>
              <w:jc w:val="center"/>
              <w:rPr>
                <w:b/>
                <w:sz w:val="20"/>
              </w:rPr>
            </w:pPr>
            <w:r>
              <w:rPr>
                <w:b/>
                <w:sz w:val="20"/>
              </w:rPr>
              <w:t>Nome</w:t>
            </w:r>
          </w:p>
        </w:tc>
        <w:tc>
          <w:tcPr>
            <w:tcW w:w="2302" w:type="dxa"/>
            <w:shd w:val="clear" w:color="auto" w:fill="auto"/>
            <w:tcMar>
              <w:left w:w="98" w:type="dxa"/>
            </w:tcMar>
          </w:tcPr>
          <w:p w14:paraId="649CECB4" w14:textId="77777777" w:rsidR="00A30793" w:rsidRDefault="00FE1B44">
            <w:pPr>
              <w:spacing w:before="0" w:after="0"/>
              <w:contextualSpacing/>
              <w:jc w:val="center"/>
              <w:rPr>
                <w:b/>
                <w:sz w:val="20"/>
              </w:rPr>
            </w:pPr>
            <w:r>
              <w:rPr>
                <w:b/>
                <w:sz w:val="20"/>
              </w:rPr>
              <w:t>Descrição</w:t>
            </w:r>
          </w:p>
        </w:tc>
        <w:tc>
          <w:tcPr>
            <w:tcW w:w="2304" w:type="dxa"/>
            <w:shd w:val="clear" w:color="auto" w:fill="auto"/>
            <w:tcMar>
              <w:left w:w="98" w:type="dxa"/>
            </w:tcMar>
          </w:tcPr>
          <w:p w14:paraId="73319885" w14:textId="77777777" w:rsidR="00A30793" w:rsidRDefault="00FE1B44">
            <w:pPr>
              <w:spacing w:before="0" w:after="0"/>
              <w:contextualSpacing/>
              <w:jc w:val="center"/>
              <w:rPr>
                <w:b/>
                <w:sz w:val="20"/>
              </w:rPr>
            </w:pPr>
            <w:r>
              <w:rPr>
                <w:b/>
                <w:sz w:val="20"/>
              </w:rPr>
              <w:t>Tipo</w:t>
            </w:r>
          </w:p>
        </w:tc>
        <w:tc>
          <w:tcPr>
            <w:tcW w:w="2300" w:type="dxa"/>
            <w:shd w:val="clear" w:color="auto" w:fill="auto"/>
            <w:tcMar>
              <w:left w:w="98" w:type="dxa"/>
            </w:tcMar>
          </w:tcPr>
          <w:p w14:paraId="50B50C11" w14:textId="77777777" w:rsidR="00A30793" w:rsidRDefault="00FE1B44">
            <w:pPr>
              <w:spacing w:before="0" w:after="0"/>
              <w:contextualSpacing/>
              <w:jc w:val="center"/>
              <w:rPr>
                <w:b/>
                <w:sz w:val="20"/>
              </w:rPr>
            </w:pPr>
            <w:r>
              <w:rPr>
                <w:b/>
                <w:sz w:val="20"/>
              </w:rPr>
              <w:t>Restrições</w:t>
            </w:r>
          </w:p>
        </w:tc>
      </w:tr>
      <w:tr w:rsidR="00A30793" w14:paraId="15186A87" w14:textId="77777777">
        <w:tc>
          <w:tcPr>
            <w:tcW w:w="2303" w:type="dxa"/>
            <w:shd w:val="clear" w:color="auto" w:fill="auto"/>
            <w:tcMar>
              <w:left w:w="98" w:type="dxa"/>
            </w:tcMar>
          </w:tcPr>
          <w:p w14:paraId="38A8B8A3" w14:textId="77777777" w:rsidR="00A30793" w:rsidRDefault="00FE1B44">
            <w:pPr>
              <w:spacing w:before="0" w:after="0"/>
              <w:contextualSpacing/>
              <w:jc w:val="center"/>
              <w:rPr>
                <w:sz w:val="20"/>
              </w:rPr>
            </w:pPr>
            <w:r>
              <w:rPr>
                <w:sz w:val="20"/>
              </w:rPr>
              <w:t xml:space="preserve">Nome </w:t>
            </w:r>
          </w:p>
        </w:tc>
        <w:tc>
          <w:tcPr>
            <w:tcW w:w="2302" w:type="dxa"/>
            <w:shd w:val="clear" w:color="auto" w:fill="auto"/>
            <w:tcMar>
              <w:left w:w="98" w:type="dxa"/>
            </w:tcMar>
          </w:tcPr>
          <w:p w14:paraId="3BC02067" w14:textId="77777777" w:rsidR="00A30793" w:rsidRDefault="00FE1B44">
            <w:pPr>
              <w:spacing w:before="0" w:after="0"/>
              <w:contextualSpacing/>
              <w:jc w:val="center"/>
              <w:rPr>
                <w:sz w:val="20"/>
              </w:rPr>
            </w:pPr>
            <w:r>
              <w:rPr>
                <w:sz w:val="20"/>
              </w:rPr>
              <w:t>Nome completo do funcionário que está efetuando cadastro</w:t>
            </w:r>
          </w:p>
        </w:tc>
        <w:tc>
          <w:tcPr>
            <w:tcW w:w="2304" w:type="dxa"/>
            <w:shd w:val="clear" w:color="auto" w:fill="auto"/>
            <w:tcMar>
              <w:left w:w="98" w:type="dxa"/>
            </w:tcMar>
          </w:tcPr>
          <w:p w14:paraId="54A7EB6E" w14:textId="77777777" w:rsidR="00A30793" w:rsidRDefault="00FE1B44">
            <w:pPr>
              <w:spacing w:before="0" w:after="0"/>
              <w:contextualSpacing/>
              <w:jc w:val="center"/>
              <w:rPr>
                <w:sz w:val="20"/>
              </w:rPr>
            </w:pPr>
            <w:r>
              <w:rPr>
                <w:sz w:val="20"/>
              </w:rPr>
              <w:t>Texto</w:t>
            </w:r>
          </w:p>
        </w:tc>
        <w:tc>
          <w:tcPr>
            <w:tcW w:w="2300" w:type="dxa"/>
            <w:shd w:val="clear" w:color="auto" w:fill="auto"/>
            <w:tcMar>
              <w:left w:w="98" w:type="dxa"/>
            </w:tcMar>
          </w:tcPr>
          <w:p w14:paraId="48FFB6E6" w14:textId="77777777" w:rsidR="00A30793" w:rsidRDefault="00FE1B44">
            <w:pPr>
              <w:spacing w:before="0" w:after="0"/>
              <w:contextualSpacing/>
              <w:jc w:val="center"/>
              <w:rPr>
                <w:sz w:val="20"/>
              </w:rPr>
            </w:pPr>
            <w:r>
              <w:rPr>
                <w:sz w:val="20"/>
              </w:rPr>
              <w:t>Obrigatório</w:t>
            </w:r>
          </w:p>
        </w:tc>
      </w:tr>
      <w:tr w:rsidR="00A30793" w14:paraId="50784497" w14:textId="77777777">
        <w:tc>
          <w:tcPr>
            <w:tcW w:w="2303" w:type="dxa"/>
            <w:shd w:val="clear" w:color="auto" w:fill="auto"/>
            <w:tcMar>
              <w:left w:w="98" w:type="dxa"/>
            </w:tcMar>
          </w:tcPr>
          <w:p w14:paraId="64BB6FC4" w14:textId="77777777" w:rsidR="00A30793" w:rsidRDefault="00FE1B44">
            <w:pPr>
              <w:spacing w:before="0" w:after="0"/>
              <w:contextualSpacing/>
              <w:jc w:val="center"/>
              <w:rPr>
                <w:sz w:val="20"/>
              </w:rPr>
            </w:pPr>
            <w:r>
              <w:rPr>
                <w:sz w:val="20"/>
              </w:rPr>
              <w:t>E-mail</w:t>
            </w:r>
          </w:p>
        </w:tc>
        <w:tc>
          <w:tcPr>
            <w:tcW w:w="2302" w:type="dxa"/>
            <w:shd w:val="clear" w:color="auto" w:fill="auto"/>
            <w:tcMar>
              <w:left w:w="98" w:type="dxa"/>
            </w:tcMar>
          </w:tcPr>
          <w:p w14:paraId="05BBB149" w14:textId="77777777" w:rsidR="00A30793" w:rsidRDefault="00FE1B44">
            <w:pPr>
              <w:spacing w:before="0" w:after="0"/>
              <w:contextualSpacing/>
              <w:jc w:val="center"/>
              <w:rPr>
                <w:sz w:val="20"/>
              </w:rPr>
            </w:pPr>
            <w:r>
              <w:rPr>
                <w:sz w:val="20"/>
              </w:rPr>
              <w:t xml:space="preserve">E-mail do funcionário. Esse e-mail será o </w:t>
            </w:r>
            <w:proofErr w:type="spellStart"/>
            <w:r w:rsidRPr="001F6A7B">
              <w:rPr>
                <w:i/>
                <w:sz w:val="20"/>
                <w:rPrChange w:id="547" w:author="Karine Martins" w:date="2016-10-10T09:43:00Z">
                  <w:rPr>
                    <w:sz w:val="20"/>
                  </w:rPr>
                </w:rPrChange>
              </w:rPr>
              <w:t>login</w:t>
            </w:r>
            <w:proofErr w:type="spellEnd"/>
            <w:r>
              <w:rPr>
                <w:sz w:val="20"/>
              </w:rPr>
              <w:t xml:space="preserve"> do usuário</w:t>
            </w:r>
          </w:p>
        </w:tc>
        <w:tc>
          <w:tcPr>
            <w:tcW w:w="2304" w:type="dxa"/>
            <w:shd w:val="clear" w:color="auto" w:fill="auto"/>
            <w:tcMar>
              <w:left w:w="98" w:type="dxa"/>
            </w:tcMar>
          </w:tcPr>
          <w:p w14:paraId="0C8CF365" w14:textId="77777777" w:rsidR="00A30793" w:rsidRDefault="00FE1B44">
            <w:pPr>
              <w:spacing w:before="0" w:after="0"/>
              <w:contextualSpacing/>
              <w:jc w:val="center"/>
              <w:rPr>
                <w:sz w:val="20"/>
              </w:rPr>
            </w:pPr>
            <w:r>
              <w:rPr>
                <w:sz w:val="20"/>
              </w:rPr>
              <w:t>Texto</w:t>
            </w:r>
          </w:p>
        </w:tc>
        <w:tc>
          <w:tcPr>
            <w:tcW w:w="2300" w:type="dxa"/>
            <w:shd w:val="clear" w:color="auto" w:fill="auto"/>
            <w:tcMar>
              <w:left w:w="98" w:type="dxa"/>
            </w:tcMar>
          </w:tcPr>
          <w:p w14:paraId="1662342C" w14:textId="77777777" w:rsidR="00A30793" w:rsidRDefault="00FE1B44">
            <w:pPr>
              <w:spacing w:before="0" w:after="0"/>
              <w:contextualSpacing/>
              <w:jc w:val="center"/>
              <w:rPr>
                <w:sz w:val="20"/>
              </w:rPr>
            </w:pPr>
            <w:r>
              <w:rPr>
                <w:sz w:val="20"/>
              </w:rPr>
              <w:t>Obrigatório</w:t>
            </w:r>
          </w:p>
        </w:tc>
      </w:tr>
      <w:tr w:rsidR="00A30793" w14:paraId="185A009B" w14:textId="77777777">
        <w:tc>
          <w:tcPr>
            <w:tcW w:w="2303" w:type="dxa"/>
            <w:shd w:val="clear" w:color="auto" w:fill="auto"/>
            <w:tcMar>
              <w:left w:w="98" w:type="dxa"/>
            </w:tcMar>
          </w:tcPr>
          <w:p w14:paraId="30EC2F12" w14:textId="77777777" w:rsidR="00A30793" w:rsidRDefault="00FE1B44">
            <w:pPr>
              <w:spacing w:before="0" w:after="0"/>
              <w:contextualSpacing/>
              <w:jc w:val="center"/>
              <w:rPr>
                <w:sz w:val="20"/>
              </w:rPr>
            </w:pPr>
            <w:r>
              <w:rPr>
                <w:sz w:val="20"/>
              </w:rPr>
              <w:t>Telefones</w:t>
            </w:r>
          </w:p>
        </w:tc>
        <w:tc>
          <w:tcPr>
            <w:tcW w:w="2302" w:type="dxa"/>
            <w:shd w:val="clear" w:color="auto" w:fill="auto"/>
            <w:tcMar>
              <w:left w:w="98" w:type="dxa"/>
            </w:tcMar>
          </w:tcPr>
          <w:p w14:paraId="6FD693B0" w14:textId="77777777" w:rsidR="00A30793" w:rsidRDefault="00FE1B44">
            <w:pPr>
              <w:spacing w:before="0" w:after="0"/>
              <w:contextualSpacing/>
              <w:jc w:val="center"/>
              <w:rPr>
                <w:sz w:val="20"/>
              </w:rPr>
            </w:pPr>
            <w:r>
              <w:rPr>
                <w:sz w:val="20"/>
              </w:rPr>
              <w:t>Telefone do funcionário</w:t>
            </w:r>
          </w:p>
        </w:tc>
        <w:tc>
          <w:tcPr>
            <w:tcW w:w="2304" w:type="dxa"/>
            <w:shd w:val="clear" w:color="auto" w:fill="auto"/>
            <w:tcMar>
              <w:left w:w="98" w:type="dxa"/>
            </w:tcMar>
          </w:tcPr>
          <w:p w14:paraId="15ECB216" w14:textId="77777777" w:rsidR="00A30793" w:rsidRDefault="00FE1B44">
            <w:pPr>
              <w:spacing w:before="0" w:after="0"/>
              <w:contextualSpacing/>
              <w:jc w:val="center"/>
              <w:rPr>
                <w:sz w:val="20"/>
              </w:rPr>
            </w:pPr>
            <w:r>
              <w:rPr>
                <w:sz w:val="20"/>
              </w:rPr>
              <w:t>Texto</w:t>
            </w:r>
          </w:p>
        </w:tc>
        <w:tc>
          <w:tcPr>
            <w:tcW w:w="2300" w:type="dxa"/>
            <w:shd w:val="clear" w:color="auto" w:fill="auto"/>
            <w:tcMar>
              <w:left w:w="98" w:type="dxa"/>
            </w:tcMar>
          </w:tcPr>
          <w:p w14:paraId="3478C63E" w14:textId="77777777" w:rsidR="00A30793" w:rsidRDefault="00FE1B44">
            <w:pPr>
              <w:spacing w:before="0" w:after="0"/>
              <w:contextualSpacing/>
              <w:jc w:val="center"/>
              <w:rPr>
                <w:sz w:val="20"/>
              </w:rPr>
            </w:pPr>
            <w:r>
              <w:rPr>
                <w:sz w:val="20"/>
              </w:rPr>
              <w:t>-</w:t>
            </w:r>
          </w:p>
        </w:tc>
      </w:tr>
      <w:tr w:rsidR="00A30793" w14:paraId="1FC55047" w14:textId="77777777">
        <w:tc>
          <w:tcPr>
            <w:tcW w:w="2303" w:type="dxa"/>
            <w:shd w:val="clear" w:color="auto" w:fill="auto"/>
            <w:tcMar>
              <w:left w:w="98" w:type="dxa"/>
            </w:tcMar>
          </w:tcPr>
          <w:p w14:paraId="4FD60A1B" w14:textId="77777777" w:rsidR="00A30793" w:rsidRDefault="00FE1B44">
            <w:pPr>
              <w:spacing w:before="0" w:after="0"/>
              <w:contextualSpacing/>
              <w:jc w:val="center"/>
              <w:rPr>
                <w:sz w:val="20"/>
              </w:rPr>
            </w:pPr>
            <w:r>
              <w:rPr>
                <w:sz w:val="20"/>
              </w:rPr>
              <w:lastRenderedPageBreak/>
              <w:t>Senha de Acesso</w:t>
            </w:r>
          </w:p>
        </w:tc>
        <w:tc>
          <w:tcPr>
            <w:tcW w:w="2302" w:type="dxa"/>
            <w:shd w:val="clear" w:color="auto" w:fill="auto"/>
            <w:tcMar>
              <w:left w:w="98" w:type="dxa"/>
            </w:tcMar>
          </w:tcPr>
          <w:p w14:paraId="614E98CE" w14:textId="77777777" w:rsidR="00A30793" w:rsidRDefault="00FE1B44">
            <w:pPr>
              <w:spacing w:before="0" w:after="0"/>
              <w:contextualSpacing/>
              <w:jc w:val="center"/>
              <w:rPr>
                <w:sz w:val="20"/>
              </w:rPr>
            </w:pPr>
            <w:r>
              <w:rPr>
                <w:sz w:val="20"/>
              </w:rPr>
              <w:t xml:space="preserve">Senha para </w:t>
            </w:r>
            <w:proofErr w:type="spellStart"/>
            <w:r w:rsidRPr="001F6A7B">
              <w:rPr>
                <w:i/>
                <w:sz w:val="20"/>
                <w:rPrChange w:id="548" w:author="Karine Martins" w:date="2016-10-10T09:43:00Z">
                  <w:rPr>
                    <w:sz w:val="20"/>
                  </w:rPr>
                </w:rPrChange>
              </w:rPr>
              <w:t>login</w:t>
            </w:r>
            <w:proofErr w:type="spellEnd"/>
            <w:r>
              <w:rPr>
                <w:sz w:val="20"/>
              </w:rPr>
              <w:t xml:space="preserve"> no sistema</w:t>
            </w:r>
          </w:p>
        </w:tc>
        <w:tc>
          <w:tcPr>
            <w:tcW w:w="2304" w:type="dxa"/>
            <w:shd w:val="clear" w:color="auto" w:fill="auto"/>
            <w:tcMar>
              <w:left w:w="98" w:type="dxa"/>
            </w:tcMar>
          </w:tcPr>
          <w:p w14:paraId="1F48FF5D" w14:textId="77777777" w:rsidR="00A30793" w:rsidRDefault="00FE1B44">
            <w:pPr>
              <w:spacing w:before="0" w:after="0"/>
              <w:contextualSpacing/>
              <w:jc w:val="center"/>
              <w:rPr>
                <w:sz w:val="20"/>
              </w:rPr>
            </w:pPr>
            <w:r>
              <w:rPr>
                <w:sz w:val="20"/>
              </w:rPr>
              <w:t>Texto</w:t>
            </w:r>
          </w:p>
        </w:tc>
        <w:tc>
          <w:tcPr>
            <w:tcW w:w="2300" w:type="dxa"/>
            <w:shd w:val="clear" w:color="auto" w:fill="auto"/>
            <w:tcMar>
              <w:left w:w="98" w:type="dxa"/>
            </w:tcMar>
          </w:tcPr>
          <w:p w14:paraId="4E79552C" w14:textId="77777777" w:rsidR="00A30793" w:rsidRDefault="00FE1B44">
            <w:pPr>
              <w:spacing w:before="0" w:after="0"/>
              <w:contextualSpacing/>
              <w:jc w:val="center"/>
              <w:rPr>
                <w:sz w:val="20"/>
              </w:rPr>
            </w:pPr>
            <w:r>
              <w:rPr>
                <w:sz w:val="20"/>
              </w:rPr>
              <w:t>Obrigatório</w:t>
            </w:r>
          </w:p>
        </w:tc>
      </w:tr>
    </w:tbl>
    <w:p w14:paraId="6FA57EB8"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r>
        <w:tab/>
      </w:r>
    </w:p>
    <w:p w14:paraId="3AFB4B43" w14:textId="77777777" w:rsidR="00A30793" w:rsidRDefault="00A30793"/>
    <w:p w14:paraId="55830AE7" w14:textId="77777777" w:rsidR="00A30793" w:rsidRDefault="00FE1B44">
      <w:pPr>
        <w:pStyle w:val="Ttulo3"/>
        <w:numPr>
          <w:ilvl w:val="2"/>
          <w:numId w:val="14"/>
        </w:numPr>
        <w:spacing w:before="0" w:after="240"/>
        <w:contextualSpacing/>
        <w:jc w:val="both"/>
      </w:pPr>
      <w:bookmarkStart w:id="549" w:name="_Toc462535596"/>
      <w:bookmarkEnd w:id="549"/>
      <w:r>
        <w:t>Interface de Corretores</w:t>
      </w:r>
    </w:p>
    <w:p w14:paraId="1F461749" w14:textId="77777777" w:rsidR="00A30793" w:rsidRDefault="00FE1B44">
      <w:pPr>
        <w:ind w:firstLine="1134"/>
      </w:pPr>
      <w:r>
        <w:t>A interface de Corretores tem a função de listar os usuários que são corretores de um determinado cliente e os excluir. O Fluxo principal das funcionalidades são:</w:t>
      </w:r>
    </w:p>
    <w:p w14:paraId="5EF81D6A" w14:textId="77777777" w:rsidR="00A30793" w:rsidRDefault="00FE1B44">
      <w:pPr>
        <w:pStyle w:val="PargrafodaLista"/>
        <w:numPr>
          <w:ilvl w:val="0"/>
          <w:numId w:val="19"/>
        </w:numPr>
      </w:pPr>
      <w:r>
        <w:t xml:space="preserve">O usuário clica no </w:t>
      </w:r>
      <w:r w:rsidRPr="001F6A7B">
        <w:rPr>
          <w:i/>
          <w:rPrChange w:id="550" w:author="Karine Martins" w:date="2016-10-10T09:43:00Z">
            <w:rPr/>
          </w:rPrChange>
        </w:rPr>
        <w:t>link</w:t>
      </w:r>
      <w:r>
        <w:t xml:space="preserve"> “Usuários&gt;corretores”.</w:t>
      </w:r>
    </w:p>
    <w:p w14:paraId="6F8D59CD" w14:textId="77777777" w:rsidR="00A30793" w:rsidRDefault="00FE1B44">
      <w:pPr>
        <w:pStyle w:val="PargrafodaLista"/>
        <w:numPr>
          <w:ilvl w:val="0"/>
          <w:numId w:val="19"/>
        </w:numPr>
      </w:pPr>
      <w:r>
        <w:t>Aparece a Lista de Corretores cadastrados</w:t>
      </w:r>
    </w:p>
    <w:p w14:paraId="1CBAF5B3" w14:textId="77777777" w:rsidR="00A30793" w:rsidRDefault="00FE1B44">
      <w:pPr>
        <w:pStyle w:val="PargrafodaLista"/>
        <w:numPr>
          <w:ilvl w:val="0"/>
          <w:numId w:val="19"/>
        </w:numPr>
      </w:pPr>
      <w:r>
        <w:t>O usuário clica em “excluir”, que é o ícone de uma lixeira, caso queira excluir.</w:t>
      </w:r>
    </w:p>
    <w:p w14:paraId="4B70A0FA" w14:textId="77777777" w:rsidR="00A30793" w:rsidRDefault="00FE1B44">
      <w:pPr>
        <w:pStyle w:val="Legenda"/>
        <w:keepNext/>
        <w:jc w:val="center"/>
        <w:rPr>
          <w:color w:val="00000A"/>
          <w:sz w:val="24"/>
          <w:szCs w:val="24"/>
        </w:rPr>
      </w:pPr>
      <w:r>
        <w:rPr>
          <w:color w:val="00000A"/>
          <w:sz w:val="24"/>
          <w:szCs w:val="24"/>
        </w:rPr>
        <w:t>Figura 33 – Tela de Corretores</w:t>
      </w:r>
    </w:p>
    <w:p w14:paraId="3ADC8591" w14:textId="77777777" w:rsidR="00A30793" w:rsidRDefault="00FE1B44">
      <w:r>
        <w:rPr>
          <w:noProof/>
          <w:lang w:eastAsia="pt-BR"/>
        </w:rPr>
        <w:drawing>
          <wp:inline distT="0" distB="0" distL="0" distR="0" wp14:anchorId="43A16B78" wp14:editId="22A4A599">
            <wp:extent cx="5760085" cy="3239770"/>
            <wp:effectExtent l="0" t="0" r="0" b="0"/>
            <wp:docPr id="33"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61"/>
                    <pic:cNvPicPr>
                      <a:picLocks noChangeAspect="1" noChangeArrowheads="1"/>
                    </pic:cNvPicPr>
                  </pic:nvPicPr>
                  <pic:blipFill>
                    <a:blip r:embed="rId38"/>
                    <a:stretch>
                      <a:fillRect/>
                    </a:stretch>
                  </pic:blipFill>
                  <pic:spPr bwMode="auto">
                    <a:xfrm>
                      <a:off x="0" y="0"/>
                      <a:ext cx="5760085" cy="3239770"/>
                    </a:xfrm>
                    <a:prstGeom prst="rect">
                      <a:avLst/>
                    </a:prstGeom>
                  </pic:spPr>
                </pic:pic>
              </a:graphicData>
            </a:graphic>
          </wp:inline>
        </w:drawing>
      </w:r>
    </w:p>
    <w:p w14:paraId="38FCD0FC"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p>
    <w:p w14:paraId="55EA2E0F" w14:textId="77777777" w:rsidR="00A30793" w:rsidRDefault="00FE1B44">
      <w:pPr>
        <w:jc w:val="center"/>
        <w:rPr>
          <w:b/>
        </w:rPr>
      </w:pPr>
      <w:r>
        <w:rPr>
          <w:b/>
        </w:rPr>
        <w:t>Quadro 7 – Comandos da Tela de Corretores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A30793" w14:paraId="5E4DC3D7" w14:textId="77777777">
        <w:tc>
          <w:tcPr>
            <w:tcW w:w="3070" w:type="dxa"/>
            <w:shd w:val="clear" w:color="auto" w:fill="auto"/>
            <w:tcMar>
              <w:left w:w="98" w:type="dxa"/>
            </w:tcMar>
          </w:tcPr>
          <w:p w14:paraId="13F5DF7A" w14:textId="77777777" w:rsidR="00A30793" w:rsidRDefault="00FE1B44">
            <w:pPr>
              <w:spacing w:line="240" w:lineRule="auto"/>
              <w:jc w:val="center"/>
              <w:rPr>
                <w:b/>
              </w:rPr>
            </w:pPr>
            <w:r>
              <w:rPr>
                <w:b/>
              </w:rPr>
              <w:t>Nome</w:t>
            </w:r>
          </w:p>
        </w:tc>
        <w:tc>
          <w:tcPr>
            <w:tcW w:w="3070" w:type="dxa"/>
            <w:shd w:val="clear" w:color="auto" w:fill="auto"/>
            <w:tcMar>
              <w:left w:w="98" w:type="dxa"/>
            </w:tcMar>
          </w:tcPr>
          <w:p w14:paraId="5A8AFF9E" w14:textId="77777777" w:rsidR="00A30793" w:rsidRDefault="00FE1B44">
            <w:pPr>
              <w:spacing w:line="240" w:lineRule="auto"/>
              <w:jc w:val="center"/>
              <w:rPr>
                <w:b/>
              </w:rPr>
            </w:pPr>
            <w:r>
              <w:rPr>
                <w:b/>
              </w:rPr>
              <w:t>Ação</w:t>
            </w:r>
          </w:p>
        </w:tc>
        <w:tc>
          <w:tcPr>
            <w:tcW w:w="3071" w:type="dxa"/>
            <w:shd w:val="clear" w:color="auto" w:fill="auto"/>
            <w:tcMar>
              <w:left w:w="98" w:type="dxa"/>
            </w:tcMar>
          </w:tcPr>
          <w:p w14:paraId="217D485C" w14:textId="77777777" w:rsidR="00A30793" w:rsidRDefault="00FE1B44">
            <w:pPr>
              <w:spacing w:line="240" w:lineRule="auto"/>
              <w:jc w:val="center"/>
              <w:rPr>
                <w:b/>
              </w:rPr>
            </w:pPr>
            <w:r>
              <w:rPr>
                <w:b/>
              </w:rPr>
              <w:t>Restrição</w:t>
            </w:r>
          </w:p>
        </w:tc>
      </w:tr>
      <w:tr w:rsidR="00A30793" w14:paraId="2C4BEBDE" w14:textId="77777777">
        <w:tc>
          <w:tcPr>
            <w:tcW w:w="3070" w:type="dxa"/>
            <w:shd w:val="clear" w:color="auto" w:fill="auto"/>
            <w:tcMar>
              <w:left w:w="98" w:type="dxa"/>
            </w:tcMar>
          </w:tcPr>
          <w:p w14:paraId="685F07D0" w14:textId="77777777" w:rsidR="00A30793" w:rsidRDefault="00FE1B44">
            <w:pPr>
              <w:spacing w:line="240" w:lineRule="auto"/>
              <w:jc w:val="center"/>
            </w:pPr>
            <w:r>
              <w:t>Editar Corretor</w:t>
            </w:r>
          </w:p>
        </w:tc>
        <w:tc>
          <w:tcPr>
            <w:tcW w:w="3070" w:type="dxa"/>
            <w:shd w:val="clear" w:color="auto" w:fill="auto"/>
            <w:tcMar>
              <w:left w:w="98" w:type="dxa"/>
            </w:tcMar>
          </w:tcPr>
          <w:p w14:paraId="20BBA84E" w14:textId="77777777" w:rsidR="00A30793" w:rsidRDefault="00FE1B44">
            <w:pPr>
              <w:spacing w:line="240" w:lineRule="auto"/>
              <w:jc w:val="center"/>
            </w:pPr>
            <w:r>
              <w:t xml:space="preserve">Entra no formulário para </w:t>
            </w:r>
            <w:r>
              <w:lastRenderedPageBreak/>
              <w:t>edição dos dados do corretor</w:t>
            </w:r>
          </w:p>
        </w:tc>
        <w:tc>
          <w:tcPr>
            <w:tcW w:w="3071" w:type="dxa"/>
            <w:shd w:val="clear" w:color="auto" w:fill="auto"/>
            <w:tcMar>
              <w:left w:w="98" w:type="dxa"/>
            </w:tcMar>
          </w:tcPr>
          <w:p w14:paraId="5A3487D5" w14:textId="77777777" w:rsidR="00A30793" w:rsidRDefault="00FE1B44">
            <w:pPr>
              <w:spacing w:line="240" w:lineRule="auto"/>
              <w:jc w:val="center"/>
            </w:pPr>
            <w:r>
              <w:lastRenderedPageBreak/>
              <w:t>-</w:t>
            </w:r>
          </w:p>
        </w:tc>
      </w:tr>
      <w:tr w:rsidR="00A30793" w14:paraId="3BDC0365" w14:textId="77777777">
        <w:tc>
          <w:tcPr>
            <w:tcW w:w="3070" w:type="dxa"/>
            <w:shd w:val="clear" w:color="auto" w:fill="auto"/>
            <w:tcMar>
              <w:left w:w="98" w:type="dxa"/>
            </w:tcMar>
          </w:tcPr>
          <w:p w14:paraId="77A4764B" w14:textId="77777777" w:rsidR="00A30793" w:rsidRDefault="00FE1B44">
            <w:pPr>
              <w:spacing w:line="240" w:lineRule="auto"/>
              <w:jc w:val="center"/>
            </w:pPr>
            <w:r>
              <w:lastRenderedPageBreak/>
              <w:t>Excluir Corretor</w:t>
            </w:r>
          </w:p>
        </w:tc>
        <w:tc>
          <w:tcPr>
            <w:tcW w:w="3070" w:type="dxa"/>
            <w:shd w:val="clear" w:color="auto" w:fill="auto"/>
            <w:tcMar>
              <w:left w:w="98" w:type="dxa"/>
            </w:tcMar>
          </w:tcPr>
          <w:p w14:paraId="7B5B027E" w14:textId="77777777" w:rsidR="00A30793" w:rsidRDefault="00FE1B44">
            <w:pPr>
              <w:spacing w:line="240" w:lineRule="auto"/>
              <w:jc w:val="center"/>
            </w:pPr>
            <w:r>
              <w:t>Apaga um corretor do Sistema</w:t>
            </w:r>
          </w:p>
        </w:tc>
        <w:tc>
          <w:tcPr>
            <w:tcW w:w="3071" w:type="dxa"/>
            <w:shd w:val="clear" w:color="auto" w:fill="auto"/>
            <w:tcMar>
              <w:left w:w="98" w:type="dxa"/>
            </w:tcMar>
          </w:tcPr>
          <w:p w14:paraId="6D7BA7AA" w14:textId="77777777" w:rsidR="00A30793" w:rsidRDefault="00FE1B44">
            <w:pPr>
              <w:spacing w:line="240" w:lineRule="auto"/>
              <w:jc w:val="center"/>
            </w:pPr>
            <w:r>
              <w:t>Somente Usuário Administrador</w:t>
            </w:r>
          </w:p>
        </w:tc>
      </w:tr>
      <w:tr w:rsidR="00A30793" w14:paraId="2580F76E" w14:textId="77777777">
        <w:tc>
          <w:tcPr>
            <w:tcW w:w="3070" w:type="dxa"/>
            <w:shd w:val="clear" w:color="auto" w:fill="auto"/>
            <w:tcMar>
              <w:left w:w="98" w:type="dxa"/>
            </w:tcMar>
          </w:tcPr>
          <w:p w14:paraId="027AFD0E" w14:textId="77777777" w:rsidR="00A30793" w:rsidRDefault="00FE1B44">
            <w:pPr>
              <w:spacing w:line="240" w:lineRule="auto"/>
              <w:jc w:val="center"/>
            </w:pPr>
            <w:r>
              <w:t>Novo Corretor</w:t>
            </w:r>
          </w:p>
        </w:tc>
        <w:tc>
          <w:tcPr>
            <w:tcW w:w="3070" w:type="dxa"/>
            <w:shd w:val="clear" w:color="auto" w:fill="auto"/>
            <w:tcMar>
              <w:left w:w="98" w:type="dxa"/>
            </w:tcMar>
          </w:tcPr>
          <w:p w14:paraId="434AC0E0" w14:textId="77777777" w:rsidR="00A30793" w:rsidRDefault="00FE1B44">
            <w:pPr>
              <w:spacing w:line="240" w:lineRule="auto"/>
              <w:jc w:val="center"/>
            </w:pPr>
            <w:r>
              <w:t>Entra na página de Cadastrar um corretor</w:t>
            </w:r>
          </w:p>
        </w:tc>
        <w:tc>
          <w:tcPr>
            <w:tcW w:w="3071" w:type="dxa"/>
            <w:shd w:val="clear" w:color="auto" w:fill="auto"/>
            <w:tcMar>
              <w:left w:w="98" w:type="dxa"/>
            </w:tcMar>
          </w:tcPr>
          <w:p w14:paraId="25D63376" w14:textId="77777777" w:rsidR="00A30793" w:rsidRDefault="00FE1B44">
            <w:pPr>
              <w:spacing w:line="240" w:lineRule="auto"/>
              <w:jc w:val="center"/>
            </w:pPr>
            <w:r>
              <w:t>-</w:t>
            </w:r>
          </w:p>
        </w:tc>
      </w:tr>
      <w:tr w:rsidR="00A30793" w14:paraId="119360EA" w14:textId="77777777">
        <w:tc>
          <w:tcPr>
            <w:tcW w:w="3070" w:type="dxa"/>
            <w:shd w:val="clear" w:color="auto" w:fill="auto"/>
            <w:tcMar>
              <w:left w:w="98" w:type="dxa"/>
            </w:tcMar>
          </w:tcPr>
          <w:p w14:paraId="5FA10E53" w14:textId="77777777" w:rsidR="00A30793" w:rsidRPr="001F6A7B" w:rsidRDefault="00FE1B44">
            <w:pPr>
              <w:spacing w:line="240" w:lineRule="auto"/>
              <w:jc w:val="center"/>
              <w:rPr>
                <w:i/>
                <w:rPrChange w:id="551" w:author="Karine Martins" w:date="2016-10-10T09:45:00Z">
                  <w:rPr/>
                </w:rPrChange>
              </w:rPr>
            </w:pPr>
            <w:r w:rsidRPr="001F6A7B">
              <w:rPr>
                <w:i/>
                <w:rPrChange w:id="552" w:author="Karine Martins" w:date="2016-10-10T09:45:00Z">
                  <w:rPr/>
                </w:rPrChange>
              </w:rPr>
              <w:t>Log</w:t>
            </w:r>
          </w:p>
        </w:tc>
        <w:tc>
          <w:tcPr>
            <w:tcW w:w="3070" w:type="dxa"/>
            <w:shd w:val="clear" w:color="auto" w:fill="auto"/>
            <w:tcMar>
              <w:left w:w="98" w:type="dxa"/>
            </w:tcMar>
          </w:tcPr>
          <w:p w14:paraId="40AF7E6A" w14:textId="77777777" w:rsidR="00A30793" w:rsidRDefault="00FE1B44">
            <w:pPr>
              <w:spacing w:line="240" w:lineRule="auto"/>
              <w:jc w:val="center"/>
            </w:pPr>
            <w:r>
              <w:t xml:space="preserve">Visualiza </w:t>
            </w:r>
            <w:r w:rsidRPr="001F6A7B">
              <w:rPr>
                <w:i/>
                <w:rPrChange w:id="553" w:author="Karine Martins" w:date="2016-10-10T09:45:00Z">
                  <w:rPr/>
                </w:rPrChange>
              </w:rPr>
              <w:t>Log</w:t>
            </w:r>
            <w:r>
              <w:t xml:space="preserve"> do corretor</w:t>
            </w:r>
          </w:p>
        </w:tc>
        <w:tc>
          <w:tcPr>
            <w:tcW w:w="3071" w:type="dxa"/>
            <w:shd w:val="clear" w:color="auto" w:fill="auto"/>
            <w:tcMar>
              <w:left w:w="98" w:type="dxa"/>
            </w:tcMar>
          </w:tcPr>
          <w:p w14:paraId="27917071" w14:textId="77777777" w:rsidR="00A30793" w:rsidRDefault="00FE1B44">
            <w:pPr>
              <w:spacing w:line="240" w:lineRule="auto"/>
              <w:jc w:val="center"/>
            </w:pPr>
            <w:r>
              <w:t>-</w:t>
            </w:r>
          </w:p>
        </w:tc>
      </w:tr>
    </w:tbl>
    <w:p w14:paraId="5DF9BDE2"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r>
        <w:tab/>
      </w:r>
    </w:p>
    <w:p w14:paraId="50F66EE0" w14:textId="77777777" w:rsidR="00A30793" w:rsidRDefault="00A30793"/>
    <w:p w14:paraId="1908772C" w14:textId="77777777" w:rsidR="00A30793" w:rsidRDefault="00FE1B44">
      <w:pPr>
        <w:pStyle w:val="Ttulo3"/>
        <w:numPr>
          <w:ilvl w:val="2"/>
          <w:numId w:val="14"/>
        </w:numPr>
        <w:spacing w:before="0" w:after="240"/>
        <w:contextualSpacing/>
        <w:jc w:val="both"/>
      </w:pPr>
      <w:bookmarkStart w:id="554" w:name="_Toc462535597"/>
      <w:bookmarkEnd w:id="554"/>
      <w:r>
        <w:t>Interface de Empreendimentos</w:t>
      </w:r>
    </w:p>
    <w:p w14:paraId="74D086C2" w14:textId="77777777" w:rsidR="00A30793" w:rsidRDefault="00FE1B44">
      <w:pPr>
        <w:ind w:firstLine="1134"/>
      </w:pPr>
      <w:r>
        <w:t>A interface de Empreendimentos tem a função de listar os empreendimentos que são gerenciados no sistema. O Fluxo principal das funcionalidades são:</w:t>
      </w:r>
    </w:p>
    <w:p w14:paraId="7ECEAE05" w14:textId="77777777" w:rsidR="00A30793" w:rsidRDefault="00FE1B44">
      <w:pPr>
        <w:pStyle w:val="PargrafodaLista"/>
        <w:numPr>
          <w:ilvl w:val="0"/>
          <w:numId w:val="20"/>
        </w:numPr>
      </w:pPr>
      <w:r>
        <w:t>O usuário clica na aba “Empreendimentos”</w:t>
      </w:r>
    </w:p>
    <w:p w14:paraId="59F6E53C" w14:textId="77777777" w:rsidR="00A30793" w:rsidRDefault="00FE1B44">
      <w:pPr>
        <w:pStyle w:val="PargrafodaLista"/>
        <w:numPr>
          <w:ilvl w:val="0"/>
          <w:numId w:val="20"/>
        </w:numPr>
      </w:pPr>
      <w:r>
        <w:t>Aparece a lista de empreendimentos cadastrados</w:t>
      </w:r>
    </w:p>
    <w:p w14:paraId="6FC50C88" w14:textId="77777777" w:rsidR="00A30793" w:rsidRDefault="00FE1B44">
      <w:pPr>
        <w:pStyle w:val="PargrafodaLista"/>
        <w:numPr>
          <w:ilvl w:val="0"/>
          <w:numId w:val="20"/>
        </w:numPr>
      </w:pPr>
      <w:r>
        <w:t>O usuário clica em excluir para excluir ou novo empreendimento para cadastro.</w:t>
      </w:r>
    </w:p>
    <w:p w14:paraId="757EA029" w14:textId="77777777" w:rsidR="00A30793" w:rsidRDefault="00FE1B44">
      <w:pPr>
        <w:pStyle w:val="Legenda"/>
        <w:keepNext/>
        <w:jc w:val="center"/>
        <w:rPr>
          <w:color w:val="00000A"/>
          <w:sz w:val="24"/>
          <w:szCs w:val="24"/>
        </w:rPr>
      </w:pPr>
      <w:r>
        <w:rPr>
          <w:color w:val="00000A"/>
          <w:sz w:val="24"/>
          <w:szCs w:val="24"/>
        </w:rPr>
        <w:t>Figura 34 – Tela de Empreendimentos</w:t>
      </w:r>
    </w:p>
    <w:p w14:paraId="15D32E52" w14:textId="77777777" w:rsidR="00A30793" w:rsidRDefault="00FE1B44">
      <w:r>
        <w:rPr>
          <w:noProof/>
          <w:lang w:eastAsia="pt-BR"/>
        </w:rPr>
        <w:drawing>
          <wp:inline distT="0" distB="0" distL="0" distR="0" wp14:anchorId="2171B19B" wp14:editId="21B744AD">
            <wp:extent cx="5760085" cy="3239770"/>
            <wp:effectExtent l="0" t="0" r="0" b="0"/>
            <wp:docPr id="34"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62"/>
                    <pic:cNvPicPr>
                      <a:picLocks noChangeAspect="1" noChangeArrowheads="1"/>
                    </pic:cNvPicPr>
                  </pic:nvPicPr>
                  <pic:blipFill>
                    <a:blip r:embed="rId39"/>
                    <a:stretch>
                      <a:fillRect/>
                    </a:stretch>
                  </pic:blipFill>
                  <pic:spPr bwMode="auto">
                    <a:xfrm>
                      <a:off x="0" y="0"/>
                      <a:ext cx="5760085" cy="3239770"/>
                    </a:xfrm>
                    <a:prstGeom prst="rect">
                      <a:avLst/>
                    </a:prstGeom>
                  </pic:spPr>
                </pic:pic>
              </a:graphicData>
            </a:graphic>
          </wp:inline>
        </w:drawing>
      </w:r>
    </w:p>
    <w:p w14:paraId="61A4C924" w14:textId="77777777" w:rsidR="00A30793" w:rsidRDefault="00FE1B44">
      <w:pPr>
        <w:spacing w:before="0" w:after="0"/>
        <w:contextualSpacing/>
        <w:jc w:val="center"/>
        <w:rPr>
          <w:sz w:val="20"/>
        </w:rPr>
      </w:pPr>
      <w:r>
        <w:rPr>
          <w:sz w:val="20"/>
        </w:rPr>
        <w:lastRenderedPageBreak/>
        <w:t xml:space="preserve">Fonte: </w:t>
      </w:r>
      <w:r>
        <w:rPr>
          <w:b/>
          <w:sz w:val="20"/>
        </w:rPr>
        <w:t>PRÓPRIA, 2016</w:t>
      </w:r>
      <w:r>
        <w:rPr>
          <w:sz w:val="20"/>
        </w:rPr>
        <w:t>.</w:t>
      </w:r>
      <w:r>
        <w:tab/>
      </w:r>
    </w:p>
    <w:p w14:paraId="09C5639E" w14:textId="77777777" w:rsidR="00A30793" w:rsidRDefault="00FE1B44">
      <w:pPr>
        <w:jc w:val="center"/>
        <w:rPr>
          <w:b/>
        </w:rPr>
      </w:pPr>
      <w:r>
        <w:rPr>
          <w:b/>
        </w:rPr>
        <w:t>Quadro 8 – Comandos da Tela de Corretores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A30793" w14:paraId="67582BA3" w14:textId="77777777">
        <w:tc>
          <w:tcPr>
            <w:tcW w:w="3070" w:type="dxa"/>
            <w:shd w:val="clear" w:color="auto" w:fill="auto"/>
            <w:tcMar>
              <w:left w:w="98" w:type="dxa"/>
            </w:tcMar>
          </w:tcPr>
          <w:p w14:paraId="748B4956" w14:textId="77777777" w:rsidR="00A30793" w:rsidRDefault="00FE1B44">
            <w:pPr>
              <w:spacing w:line="240" w:lineRule="auto"/>
              <w:jc w:val="center"/>
              <w:rPr>
                <w:b/>
              </w:rPr>
            </w:pPr>
            <w:r>
              <w:rPr>
                <w:b/>
              </w:rPr>
              <w:t>Nome</w:t>
            </w:r>
          </w:p>
        </w:tc>
        <w:tc>
          <w:tcPr>
            <w:tcW w:w="3070" w:type="dxa"/>
            <w:shd w:val="clear" w:color="auto" w:fill="auto"/>
            <w:tcMar>
              <w:left w:w="98" w:type="dxa"/>
            </w:tcMar>
          </w:tcPr>
          <w:p w14:paraId="1E895723" w14:textId="77777777" w:rsidR="00A30793" w:rsidRDefault="00FE1B44">
            <w:pPr>
              <w:spacing w:line="240" w:lineRule="auto"/>
              <w:jc w:val="center"/>
              <w:rPr>
                <w:b/>
              </w:rPr>
            </w:pPr>
            <w:r>
              <w:rPr>
                <w:b/>
              </w:rPr>
              <w:t>Ação</w:t>
            </w:r>
          </w:p>
        </w:tc>
        <w:tc>
          <w:tcPr>
            <w:tcW w:w="3071" w:type="dxa"/>
            <w:shd w:val="clear" w:color="auto" w:fill="auto"/>
            <w:tcMar>
              <w:left w:w="98" w:type="dxa"/>
            </w:tcMar>
          </w:tcPr>
          <w:p w14:paraId="15E0ACF7" w14:textId="77777777" w:rsidR="00A30793" w:rsidRDefault="00FE1B44">
            <w:pPr>
              <w:spacing w:line="240" w:lineRule="auto"/>
              <w:jc w:val="center"/>
              <w:rPr>
                <w:b/>
              </w:rPr>
            </w:pPr>
            <w:r>
              <w:rPr>
                <w:b/>
              </w:rPr>
              <w:t>Restrição</w:t>
            </w:r>
          </w:p>
        </w:tc>
      </w:tr>
      <w:tr w:rsidR="00A30793" w14:paraId="579B77B3" w14:textId="77777777">
        <w:tc>
          <w:tcPr>
            <w:tcW w:w="3070" w:type="dxa"/>
            <w:shd w:val="clear" w:color="auto" w:fill="auto"/>
            <w:tcMar>
              <w:left w:w="98" w:type="dxa"/>
            </w:tcMar>
          </w:tcPr>
          <w:p w14:paraId="3C8EF6FD" w14:textId="77777777" w:rsidR="00A30793" w:rsidRDefault="00FE1B44">
            <w:pPr>
              <w:spacing w:line="240" w:lineRule="auto"/>
              <w:jc w:val="center"/>
            </w:pPr>
            <w:r>
              <w:t>Quadras/Lotes</w:t>
            </w:r>
          </w:p>
        </w:tc>
        <w:tc>
          <w:tcPr>
            <w:tcW w:w="3070" w:type="dxa"/>
            <w:shd w:val="clear" w:color="auto" w:fill="auto"/>
            <w:tcMar>
              <w:left w:w="98" w:type="dxa"/>
            </w:tcMar>
          </w:tcPr>
          <w:p w14:paraId="53A61B87" w14:textId="77777777" w:rsidR="00A30793" w:rsidRDefault="00FE1B44">
            <w:pPr>
              <w:spacing w:line="240" w:lineRule="auto"/>
              <w:jc w:val="center"/>
            </w:pPr>
            <w:r>
              <w:t>Entra na tela de gestão de quadras e lotes relacionadas ao empreendimento</w:t>
            </w:r>
          </w:p>
        </w:tc>
        <w:tc>
          <w:tcPr>
            <w:tcW w:w="3071" w:type="dxa"/>
            <w:shd w:val="clear" w:color="auto" w:fill="auto"/>
            <w:tcMar>
              <w:left w:w="98" w:type="dxa"/>
            </w:tcMar>
          </w:tcPr>
          <w:p w14:paraId="267AFF28" w14:textId="77777777" w:rsidR="00A30793" w:rsidRDefault="00FE1B44">
            <w:pPr>
              <w:spacing w:line="240" w:lineRule="auto"/>
              <w:jc w:val="center"/>
            </w:pPr>
            <w:r>
              <w:t>-</w:t>
            </w:r>
          </w:p>
        </w:tc>
      </w:tr>
      <w:tr w:rsidR="00A30793" w14:paraId="737E1E2D" w14:textId="77777777">
        <w:tc>
          <w:tcPr>
            <w:tcW w:w="3070" w:type="dxa"/>
            <w:shd w:val="clear" w:color="auto" w:fill="auto"/>
            <w:tcMar>
              <w:left w:w="98" w:type="dxa"/>
            </w:tcMar>
          </w:tcPr>
          <w:p w14:paraId="024BE386" w14:textId="77777777" w:rsidR="00A30793" w:rsidRDefault="00FE1B44">
            <w:pPr>
              <w:spacing w:line="240" w:lineRule="auto"/>
              <w:jc w:val="center"/>
            </w:pPr>
            <w:r>
              <w:t>Excluir Empreendimento</w:t>
            </w:r>
          </w:p>
        </w:tc>
        <w:tc>
          <w:tcPr>
            <w:tcW w:w="3070" w:type="dxa"/>
            <w:shd w:val="clear" w:color="auto" w:fill="auto"/>
            <w:tcMar>
              <w:left w:w="98" w:type="dxa"/>
            </w:tcMar>
          </w:tcPr>
          <w:p w14:paraId="346448D2" w14:textId="77777777" w:rsidR="00A30793" w:rsidRDefault="00FE1B44">
            <w:pPr>
              <w:spacing w:line="240" w:lineRule="auto"/>
              <w:jc w:val="center"/>
            </w:pPr>
            <w:r>
              <w:t>Apaga um empreendimento do sistema</w:t>
            </w:r>
          </w:p>
        </w:tc>
        <w:tc>
          <w:tcPr>
            <w:tcW w:w="3071" w:type="dxa"/>
            <w:shd w:val="clear" w:color="auto" w:fill="auto"/>
            <w:tcMar>
              <w:left w:w="98" w:type="dxa"/>
            </w:tcMar>
          </w:tcPr>
          <w:p w14:paraId="064A8287" w14:textId="77777777" w:rsidR="00A30793" w:rsidRDefault="00FE1B44">
            <w:pPr>
              <w:spacing w:line="240" w:lineRule="auto"/>
              <w:jc w:val="center"/>
            </w:pPr>
            <w:r>
              <w:t>Somente Usuário Administrador</w:t>
            </w:r>
          </w:p>
        </w:tc>
      </w:tr>
      <w:tr w:rsidR="00A30793" w14:paraId="650CCD5B" w14:textId="77777777">
        <w:tc>
          <w:tcPr>
            <w:tcW w:w="3070" w:type="dxa"/>
            <w:shd w:val="clear" w:color="auto" w:fill="auto"/>
            <w:tcMar>
              <w:left w:w="98" w:type="dxa"/>
            </w:tcMar>
          </w:tcPr>
          <w:p w14:paraId="485899D6" w14:textId="77777777" w:rsidR="00A30793" w:rsidRDefault="00FE1B44">
            <w:pPr>
              <w:spacing w:line="240" w:lineRule="auto"/>
              <w:jc w:val="center"/>
            </w:pPr>
            <w:r>
              <w:t>Novo Empreendimento</w:t>
            </w:r>
          </w:p>
        </w:tc>
        <w:tc>
          <w:tcPr>
            <w:tcW w:w="3070" w:type="dxa"/>
            <w:shd w:val="clear" w:color="auto" w:fill="auto"/>
            <w:tcMar>
              <w:left w:w="98" w:type="dxa"/>
            </w:tcMar>
          </w:tcPr>
          <w:p w14:paraId="0A127964" w14:textId="77777777" w:rsidR="00A30793" w:rsidRDefault="00FE1B44">
            <w:pPr>
              <w:spacing w:line="240" w:lineRule="auto"/>
              <w:jc w:val="center"/>
            </w:pPr>
            <w:r>
              <w:t>Entra no formulário de cadastro de empreendimento</w:t>
            </w:r>
          </w:p>
        </w:tc>
        <w:tc>
          <w:tcPr>
            <w:tcW w:w="3071" w:type="dxa"/>
            <w:shd w:val="clear" w:color="auto" w:fill="auto"/>
            <w:tcMar>
              <w:left w:w="98" w:type="dxa"/>
            </w:tcMar>
          </w:tcPr>
          <w:p w14:paraId="01C7B238" w14:textId="77777777" w:rsidR="00A30793" w:rsidRDefault="00FE1B44">
            <w:pPr>
              <w:spacing w:line="240" w:lineRule="auto"/>
              <w:jc w:val="center"/>
            </w:pPr>
            <w:r>
              <w:t>-</w:t>
            </w:r>
          </w:p>
        </w:tc>
      </w:tr>
    </w:tbl>
    <w:p w14:paraId="372F130C"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r>
        <w:tab/>
      </w:r>
    </w:p>
    <w:p w14:paraId="23FA8EEC" w14:textId="77777777" w:rsidR="00A30793" w:rsidRDefault="00A30793">
      <w:pPr>
        <w:ind w:firstLine="1134"/>
      </w:pPr>
    </w:p>
    <w:p w14:paraId="5E49CC39" w14:textId="77777777" w:rsidR="00A30793" w:rsidRDefault="00FE1B44">
      <w:pPr>
        <w:pStyle w:val="Ttulo3"/>
        <w:numPr>
          <w:ilvl w:val="2"/>
          <w:numId w:val="14"/>
        </w:numPr>
        <w:spacing w:before="0" w:after="240"/>
        <w:contextualSpacing/>
        <w:jc w:val="both"/>
      </w:pPr>
      <w:bookmarkStart w:id="555" w:name="_Toc462535598"/>
      <w:bookmarkEnd w:id="555"/>
      <w:r>
        <w:t>Quadras/lotes</w:t>
      </w:r>
    </w:p>
    <w:p w14:paraId="502C9467" w14:textId="77777777" w:rsidR="00A30793" w:rsidRDefault="00FE1B44">
      <w:pPr>
        <w:ind w:firstLine="1134"/>
      </w:pPr>
      <w:r>
        <w:t>A interface de quadras e lotes entrega as funcionalidades de cadastrar, excluir e listar tanto as quadras quanto os lotes. Segue lista do fluxo principal:</w:t>
      </w:r>
    </w:p>
    <w:p w14:paraId="59460A42" w14:textId="77777777" w:rsidR="00A30793" w:rsidRDefault="00FE1B44">
      <w:pPr>
        <w:pStyle w:val="PargrafodaLista"/>
        <w:numPr>
          <w:ilvl w:val="0"/>
          <w:numId w:val="21"/>
        </w:numPr>
      </w:pPr>
      <w:r>
        <w:t>O usuário entra na aba “Empreendimentos” e logo após em “Quadras/lotes”</w:t>
      </w:r>
    </w:p>
    <w:p w14:paraId="6F0473D2" w14:textId="77777777" w:rsidR="00A30793" w:rsidRDefault="00FE1B44">
      <w:pPr>
        <w:pStyle w:val="PargrafodaLista"/>
        <w:numPr>
          <w:ilvl w:val="0"/>
          <w:numId w:val="21"/>
        </w:numPr>
      </w:pPr>
      <w:r>
        <w:t>Irá aparecer a lista de quadras e de lotes</w:t>
      </w:r>
    </w:p>
    <w:p w14:paraId="18DC2412" w14:textId="77777777" w:rsidR="00A30793" w:rsidRDefault="00FE1B44">
      <w:pPr>
        <w:pStyle w:val="PargrafodaLista"/>
        <w:numPr>
          <w:ilvl w:val="0"/>
          <w:numId w:val="21"/>
        </w:numPr>
      </w:pPr>
      <w:r>
        <w:t>O usuário excluir quadra/lote ou cadastra quadra/lote.</w:t>
      </w:r>
    </w:p>
    <w:p w14:paraId="506085DA" w14:textId="77777777" w:rsidR="00A30793" w:rsidRDefault="00FE1B44">
      <w:pPr>
        <w:pStyle w:val="Legenda"/>
        <w:keepNext/>
        <w:jc w:val="center"/>
        <w:rPr>
          <w:color w:val="00000A"/>
          <w:sz w:val="24"/>
          <w:szCs w:val="24"/>
        </w:rPr>
      </w:pPr>
      <w:r>
        <w:rPr>
          <w:color w:val="00000A"/>
          <w:sz w:val="24"/>
          <w:szCs w:val="24"/>
        </w:rPr>
        <w:lastRenderedPageBreak/>
        <w:t>Figura 35 – Tela de Quadras/Lotes</w:t>
      </w:r>
    </w:p>
    <w:p w14:paraId="21FBE8B2" w14:textId="77777777" w:rsidR="00A30793" w:rsidRDefault="00FE1B44">
      <w:r>
        <w:rPr>
          <w:noProof/>
          <w:lang w:eastAsia="pt-BR"/>
        </w:rPr>
        <w:drawing>
          <wp:inline distT="0" distB="0" distL="0" distR="0" wp14:anchorId="0ED271A0" wp14:editId="3A5DB342">
            <wp:extent cx="5760085" cy="3239770"/>
            <wp:effectExtent l="0" t="0" r="0" b="0"/>
            <wp:docPr id="35"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63"/>
                    <pic:cNvPicPr>
                      <a:picLocks noChangeAspect="1" noChangeArrowheads="1"/>
                    </pic:cNvPicPr>
                  </pic:nvPicPr>
                  <pic:blipFill>
                    <a:blip r:embed="rId40"/>
                    <a:stretch>
                      <a:fillRect/>
                    </a:stretch>
                  </pic:blipFill>
                  <pic:spPr bwMode="auto">
                    <a:xfrm>
                      <a:off x="0" y="0"/>
                      <a:ext cx="5760085" cy="3239770"/>
                    </a:xfrm>
                    <a:prstGeom prst="rect">
                      <a:avLst/>
                    </a:prstGeom>
                  </pic:spPr>
                </pic:pic>
              </a:graphicData>
            </a:graphic>
          </wp:inline>
        </w:drawing>
      </w:r>
    </w:p>
    <w:p w14:paraId="581AA8BD"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r>
        <w:tab/>
      </w:r>
    </w:p>
    <w:p w14:paraId="11C83DB8" w14:textId="77777777" w:rsidR="00A30793" w:rsidRDefault="00FE1B44">
      <w:pPr>
        <w:jc w:val="center"/>
        <w:rPr>
          <w:b/>
        </w:rPr>
      </w:pPr>
      <w:r>
        <w:rPr>
          <w:b/>
        </w:rPr>
        <w:t>Quadro 9 – Comandos da Tela de Quadras/Lotes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A30793" w14:paraId="312E2596" w14:textId="77777777">
        <w:tc>
          <w:tcPr>
            <w:tcW w:w="3070" w:type="dxa"/>
            <w:shd w:val="clear" w:color="auto" w:fill="auto"/>
            <w:tcMar>
              <w:left w:w="98" w:type="dxa"/>
            </w:tcMar>
          </w:tcPr>
          <w:p w14:paraId="49F47444" w14:textId="77777777" w:rsidR="00A30793" w:rsidRDefault="00FE1B44">
            <w:pPr>
              <w:spacing w:line="240" w:lineRule="auto"/>
              <w:jc w:val="center"/>
              <w:rPr>
                <w:b/>
              </w:rPr>
            </w:pPr>
            <w:r>
              <w:rPr>
                <w:b/>
              </w:rPr>
              <w:t>Nome</w:t>
            </w:r>
          </w:p>
        </w:tc>
        <w:tc>
          <w:tcPr>
            <w:tcW w:w="3070" w:type="dxa"/>
            <w:shd w:val="clear" w:color="auto" w:fill="auto"/>
            <w:tcMar>
              <w:left w:w="98" w:type="dxa"/>
            </w:tcMar>
          </w:tcPr>
          <w:p w14:paraId="421D25ED" w14:textId="77777777" w:rsidR="00A30793" w:rsidRDefault="00FE1B44">
            <w:pPr>
              <w:spacing w:line="240" w:lineRule="auto"/>
              <w:jc w:val="center"/>
              <w:rPr>
                <w:b/>
              </w:rPr>
            </w:pPr>
            <w:r>
              <w:rPr>
                <w:b/>
              </w:rPr>
              <w:t>Ação</w:t>
            </w:r>
          </w:p>
        </w:tc>
        <w:tc>
          <w:tcPr>
            <w:tcW w:w="3071" w:type="dxa"/>
            <w:shd w:val="clear" w:color="auto" w:fill="auto"/>
            <w:tcMar>
              <w:left w:w="98" w:type="dxa"/>
            </w:tcMar>
          </w:tcPr>
          <w:p w14:paraId="7344CB0A" w14:textId="77777777" w:rsidR="00A30793" w:rsidRDefault="00FE1B44">
            <w:pPr>
              <w:spacing w:line="240" w:lineRule="auto"/>
              <w:jc w:val="center"/>
              <w:rPr>
                <w:b/>
              </w:rPr>
            </w:pPr>
            <w:r>
              <w:rPr>
                <w:b/>
              </w:rPr>
              <w:t>Restrição</w:t>
            </w:r>
          </w:p>
        </w:tc>
      </w:tr>
      <w:tr w:rsidR="00A30793" w14:paraId="04FAD28B" w14:textId="77777777">
        <w:tc>
          <w:tcPr>
            <w:tcW w:w="3070" w:type="dxa"/>
            <w:shd w:val="clear" w:color="auto" w:fill="auto"/>
            <w:tcMar>
              <w:left w:w="98" w:type="dxa"/>
            </w:tcMar>
          </w:tcPr>
          <w:p w14:paraId="5264B525" w14:textId="77777777" w:rsidR="00A30793" w:rsidRDefault="00FE1B44">
            <w:pPr>
              <w:spacing w:line="240" w:lineRule="auto"/>
              <w:jc w:val="center"/>
            </w:pPr>
            <w:r>
              <w:t>Salvar Quadra</w:t>
            </w:r>
          </w:p>
        </w:tc>
        <w:tc>
          <w:tcPr>
            <w:tcW w:w="3070" w:type="dxa"/>
            <w:shd w:val="clear" w:color="auto" w:fill="auto"/>
            <w:tcMar>
              <w:left w:w="98" w:type="dxa"/>
            </w:tcMar>
          </w:tcPr>
          <w:p w14:paraId="7C863B7B" w14:textId="77777777" w:rsidR="00A30793" w:rsidRDefault="00FE1B44">
            <w:pPr>
              <w:spacing w:line="240" w:lineRule="auto"/>
              <w:jc w:val="center"/>
            </w:pPr>
            <w:r>
              <w:t>Cadastrar uma nova quadra no empreendimento em questão.</w:t>
            </w:r>
          </w:p>
        </w:tc>
        <w:tc>
          <w:tcPr>
            <w:tcW w:w="3071" w:type="dxa"/>
            <w:shd w:val="clear" w:color="auto" w:fill="auto"/>
            <w:tcMar>
              <w:left w:w="98" w:type="dxa"/>
            </w:tcMar>
          </w:tcPr>
          <w:p w14:paraId="44A4E53B" w14:textId="77777777" w:rsidR="00A30793" w:rsidRDefault="00FE1B44">
            <w:pPr>
              <w:spacing w:line="240" w:lineRule="auto"/>
              <w:jc w:val="center"/>
            </w:pPr>
            <w:r>
              <w:t>-</w:t>
            </w:r>
          </w:p>
        </w:tc>
      </w:tr>
      <w:tr w:rsidR="00A30793" w14:paraId="2E00885C" w14:textId="77777777">
        <w:tc>
          <w:tcPr>
            <w:tcW w:w="3070" w:type="dxa"/>
            <w:shd w:val="clear" w:color="auto" w:fill="auto"/>
            <w:tcMar>
              <w:left w:w="98" w:type="dxa"/>
            </w:tcMar>
          </w:tcPr>
          <w:p w14:paraId="256BC443" w14:textId="77777777" w:rsidR="00A30793" w:rsidRDefault="00FE1B44">
            <w:pPr>
              <w:spacing w:line="240" w:lineRule="auto"/>
              <w:jc w:val="center"/>
            </w:pPr>
            <w:r>
              <w:t>Excluir Quadra</w:t>
            </w:r>
          </w:p>
        </w:tc>
        <w:tc>
          <w:tcPr>
            <w:tcW w:w="3070" w:type="dxa"/>
            <w:shd w:val="clear" w:color="auto" w:fill="auto"/>
            <w:tcMar>
              <w:left w:w="98" w:type="dxa"/>
            </w:tcMar>
          </w:tcPr>
          <w:p w14:paraId="325506CC" w14:textId="77777777" w:rsidR="00A30793" w:rsidRDefault="00FE1B44">
            <w:pPr>
              <w:spacing w:line="240" w:lineRule="auto"/>
              <w:jc w:val="center"/>
            </w:pPr>
            <w:r>
              <w:t>Apaga uma quadra do empreendimento em questão</w:t>
            </w:r>
          </w:p>
        </w:tc>
        <w:tc>
          <w:tcPr>
            <w:tcW w:w="3071" w:type="dxa"/>
            <w:shd w:val="clear" w:color="auto" w:fill="auto"/>
            <w:tcMar>
              <w:left w:w="98" w:type="dxa"/>
            </w:tcMar>
          </w:tcPr>
          <w:p w14:paraId="02F28C64" w14:textId="77777777" w:rsidR="00A30793" w:rsidRDefault="00FE1B44">
            <w:pPr>
              <w:spacing w:line="240" w:lineRule="auto"/>
              <w:jc w:val="center"/>
            </w:pPr>
            <w:r>
              <w:t>Somente Usuário Administrador</w:t>
            </w:r>
          </w:p>
        </w:tc>
      </w:tr>
      <w:tr w:rsidR="00A30793" w14:paraId="25509D57" w14:textId="77777777">
        <w:tc>
          <w:tcPr>
            <w:tcW w:w="3070" w:type="dxa"/>
            <w:shd w:val="clear" w:color="auto" w:fill="auto"/>
            <w:tcMar>
              <w:left w:w="98" w:type="dxa"/>
            </w:tcMar>
          </w:tcPr>
          <w:p w14:paraId="657BF575" w14:textId="77777777" w:rsidR="00A30793" w:rsidRDefault="00FE1B44">
            <w:pPr>
              <w:spacing w:line="240" w:lineRule="auto"/>
              <w:jc w:val="center"/>
            </w:pPr>
            <w:r>
              <w:t>Editar Quadra</w:t>
            </w:r>
          </w:p>
        </w:tc>
        <w:tc>
          <w:tcPr>
            <w:tcW w:w="3070" w:type="dxa"/>
            <w:shd w:val="clear" w:color="auto" w:fill="auto"/>
            <w:tcMar>
              <w:left w:w="98" w:type="dxa"/>
            </w:tcMar>
          </w:tcPr>
          <w:p w14:paraId="5F8477A6" w14:textId="77777777" w:rsidR="00A30793" w:rsidRDefault="00FE1B44">
            <w:pPr>
              <w:spacing w:line="240" w:lineRule="auto"/>
              <w:jc w:val="center"/>
            </w:pPr>
            <w:r>
              <w:t>Edita o nome de uma quadra</w:t>
            </w:r>
          </w:p>
        </w:tc>
        <w:tc>
          <w:tcPr>
            <w:tcW w:w="3071" w:type="dxa"/>
            <w:shd w:val="clear" w:color="auto" w:fill="auto"/>
            <w:tcMar>
              <w:left w:w="98" w:type="dxa"/>
            </w:tcMar>
          </w:tcPr>
          <w:p w14:paraId="77EEF597" w14:textId="77777777" w:rsidR="00A30793" w:rsidRDefault="00FE1B44">
            <w:pPr>
              <w:spacing w:line="240" w:lineRule="auto"/>
              <w:jc w:val="center"/>
            </w:pPr>
            <w:r>
              <w:t>-</w:t>
            </w:r>
          </w:p>
        </w:tc>
      </w:tr>
      <w:tr w:rsidR="00A30793" w14:paraId="1827A5B3" w14:textId="77777777">
        <w:tc>
          <w:tcPr>
            <w:tcW w:w="3070" w:type="dxa"/>
            <w:shd w:val="clear" w:color="auto" w:fill="auto"/>
            <w:tcMar>
              <w:left w:w="98" w:type="dxa"/>
            </w:tcMar>
          </w:tcPr>
          <w:p w14:paraId="20B0D345" w14:textId="77777777" w:rsidR="00A30793" w:rsidRDefault="00FE1B44">
            <w:pPr>
              <w:spacing w:line="240" w:lineRule="auto"/>
              <w:jc w:val="center"/>
            </w:pPr>
            <w:r>
              <w:t>Salvar Lote</w:t>
            </w:r>
          </w:p>
        </w:tc>
        <w:tc>
          <w:tcPr>
            <w:tcW w:w="3070" w:type="dxa"/>
            <w:shd w:val="clear" w:color="auto" w:fill="auto"/>
            <w:tcMar>
              <w:left w:w="98" w:type="dxa"/>
            </w:tcMar>
          </w:tcPr>
          <w:p w14:paraId="3AA5CE8A" w14:textId="77777777" w:rsidR="00A30793" w:rsidRDefault="00FE1B44">
            <w:pPr>
              <w:spacing w:line="240" w:lineRule="auto"/>
              <w:jc w:val="center"/>
            </w:pPr>
            <w:r>
              <w:t>Cadastrar um novo lote relacionado a uma quadra</w:t>
            </w:r>
          </w:p>
        </w:tc>
        <w:tc>
          <w:tcPr>
            <w:tcW w:w="3071" w:type="dxa"/>
            <w:shd w:val="clear" w:color="auto" w:fill="auto"/>
            <w:tcMar>
              <w:left w:w="98" w:type="dxa"/>
            </w:tcMar>
          </w:tcPr>
          <w:p w14:paraId="05F1611F" w14:textId="77777777" w:rsidR="00A30793" w:rsidRDefault="00FE1B44">
            <w:pPr>
              <w:spacing w:line="240" w:lineRule="auto"/>
              <w:jc w:val="center"/>
            </w:pPr>
            <w:r>
              <w:t>-</w:t>
            </w:r>
          </w:p>
        </w:tc>
      </w:tr>
      <w:tr w:rsidR="00A30793" w14:paraId="17D7CA99" w14:textId="77777777">
        <w:tc>
          <w:tcPr>
            <w:tcW w:w="3070" w:type="dxa"/>
            <w:shd w:val="clear" w:color="auto" w:fill="auto"/>
            <w:tcMar>
              <w:left w:w="98" w:type="dxa"/>
            </w:tcMar>
          </w:tcPr>
          <w:p w14:paraId="440C89C9" w14:textId="77777777" w:rsidR="00A30793" w:rsidRDefault="00FE1B44">
            <w:pPr>
              <w:spacing w:line="240" w:lineRule="auto"/>
              <w:jc w:val="center"/>
            </w:pPr>
            <w:r>
              <w:t>Excluir Lote</w:t>
            </w:r>
          </w:p>
        </w:tc>
        <w:tc>
          <w:tcPr>
            <w:tcW w:w="3070" w:type="dxa"/>
            <w:shd w:val="clear" w:color="auto" w:fill="auto"/>
            <w:tcMar>
              <w:left w:w="98" w:type="dxa"/>
            </w:tcMar>
          </w:tcPr>
          <w:p w14:paraId="300EC1FB" w14:textId="77777777" w:rsidR="00A30793" w:rsidRDefault="00FE1B44">
            <w:pPr>
              <w:spacing w:line="240" w:lineRule="auto"/>
              <w:jc w:val="center"/>
            </w:pPr>
            <w:r>
              <w:t>Exclui um lote do sistema</w:t>
            </w:r>
          </w:p>
        </w:tc>
        <w:tc>
          <w:tcPr>
            <w:tcW w:w="3071" w:type="dxa"/>
            <w:shd w:val="clear" w:color="auto" w:fill="auto"/>
            <w:tcMar>
              <w:left w:w="98" w:type="dxa"/>
            </w:tcMar>
          </w:tcPr>
          <w:p w14:paraId="41348B7B" w14:textId="77777777" w:rsidR="00A30793" w:rsidRDefault="00FE1B44">
            <w:pPr>
              <w:spacing w:line="240" w:lineRule="auto"/>
              <w:jc w:val="center"/>
            </w:pPr>
            <w:r>
              <w:t>-</w:t>
            </w:r>
          </w:p>
        </w:tc>
      </w:tr>
    </w:tbl>
    <w:p w14:paraId="4C840C0C"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r>
        <w:tab/>
      </w:r>
    </w:p>
    <w:p w14:paraId="00CF189B" w14:textId="77777777" w:rsidR="00A30793" w:rsidRDefault="00A30793"/>
    <w:p w14:paraId="23EFA988" w14:textId="77777777" w:rsidR="00A30793" w:rsidRDefault="00FE1B44">
      <w:pPr>
        <w:pStyle w:val="Ttulo3"/>
        <w:numPr>
          <w:ilvl w:val="2"/>
          <w:numId w:val="14"/>
        </w:numPr>
        <w:spacing w:before="0" w:after="240"/>
        <w:contextualSpacing/>
        <w:jc w:val="both"/>
      </w:pPr>
      <w:bookmarkStart w:id="556" w:name="_Toc462535599"/>
      <w:bookmarkEnd w:id="556"/>
      <w:r>
        <w:lastRenderedPageBreak/>
        <w:t>Vendas</w:t>
      </w:r>
    </w:p>
    <w:p w14:paraId="3C479B3A" w14:textId="77777777" w:rsidR="00A30793" w:rsidRDefault="00FE1B44" w:rsidP="001A67A6">
      <w:pPr>
        <w:ind w:firstLine="1134"/>
        <w:jc w:val="both"/>
        <w:pPrChange w:id="557" w:author="Nortti" w:date="2016-10-15T02:24:00Z">
          <w:pPr>
            <w:ind w:firstLine="1134"/>
          </w:pPr>
        </w:pPrChange>
      </w:pPr>
      <w:r>
        <w:t>A tela de Vendas é a responsável pela gestão da venda dos lotes, incluindo valor do lote, porcentagem para corretor e status atualizado do lote. O fluxo principal é:</w:t>
      </w:r>
    </w:p>
    <w:p w14:paraId="221AD6BA" w14:textId="77777777" w:rsidR="00A30793" w:rsidRDefault="00FE1B44" w:rsidP="001A67A6">
      <w:pPr>
        <w:pStyle w:val="PargrafodaLista"/>
        <w:numPr>
          <w:ilvl w:val="0"/>
          <w:numId w:val="22"/>
        </w:numPr>
        <w:jc w:val="both"/>
        <w:pPrChange w:id="558" w:author="Nortti" w:date="2016-10-15T02:24:00Z">
          <w:pPr>
            <w:pStyle w:val="PargrafodaLista"/>
            <w:numPr>
              <w:numId w:val="22"/>
            </w:numPr>
            <w:ind w:left="1494" w:hanging="360"/>
          </w:pPr>
        </w:pPrChange>
      </w:pPr>
      <w:r>
        <w:t>Usuário acessa a aba “Vendas”</w:t>
      </w:r>
    </w:p>
    <w:p w14:paraId="7AAC66D9" w14:textId="77777777" w:rsidR="00A30793" w:rsidRDefault="00FE1B44" w:rsidP="001A67A6">
      <w:pPr>
        <w:pStyle w:val="PargrafodaLista"/>
        <w:numPr>
          <w:ilvl w:val="0"/>
          <w:numId w:val="22"/>
        </w:numPr>
        <w:jc w:val="both"/>
        <w:pPrChange w:id="559" w:author="Nortti" w:date="2016-10-15T02:24:00Z">
          <w:pPr>
            <w:pStyle w:val="PargrafodaLista"/>
            <w:numPr>
              <w:numId w:val="22"/>
            </w:numPr>
            <w:ind w:left="1494" w:hanging="360"/>
          </w:pPr>
        </w:pPrChange>
      </w:pPr>
      <w:r>
        <w:t>Aparece a lista de lotes do sistema</w:t>
      </w:r>
    </w:p>
    <w:p w14:paraId="42F28566" w14:textId="77777777" w:rsidR="00A30793" w:rsidRDefault="00FE1B44" w:rsidP="001A67A6">
      <w:pPr>
        <w:pStyle w:val="PargrafodaLista"/>
        <w:numPr>
          <w:ilvl w:val="0"/>
          <w:numId w:val="22"/>
        </w:numPr>
        <w:jc w:val="both"/>
        <w:pPrChange w:id="560" w:author="Nortti" w:date="2016-10-15T02:24:00Z">
          <w:pPr>
            <w:pStyle w:val="PargrafodaLista"/>
            <w:numPr>
              <w:numId w:val="22"/>
            </w:numPr>
            <w:ind w:left="1494" w:hanging="360"/>
          </w:pPr>
        </w:pPrChange>
      </w:pPr>
      <w:r>
        <w:t>O usuário faz a gestão dos lotes de acordo.</w:t>
      </w:r>
    </w:p>
    <w:p w14:paraId="6CF4698D" w14:textId="77777777" w:rsidR="00A30793" w:rsidRDefault="00FE1B44">
      <w:pPr>
        <w:pStyle w:val="Legenda"/>
        <w:keepNext/>
        <w:jc w:val="center"/>
        <w:rPr>
          <w:color w:val="00000A"/>
          <w:sz w:val="24"/>
          <w:szCs w:val="24"/>
        </w:rPr>
      </w:pPr>
      <w:r>
        <w:rPr>
          <w:color w:val="00000A"/>
          <w:sz w:val="24"/>
          <w:szCs w:val="24"/>
        </w:rPr>
        <w:t>Figura 36 – Tela de Vendas</w:t>
      </w:r>
    </w:p>
    <w:p w14:paraId="77823BB5" w14:textId="77777777" w:rsidR="00A30793" w:rsidRDefault="00FE1B44">
      <w:r>
        <w:rPr>
          <w:noProof/>
          <w:lang w:eastAsia="pt-BR"/>
        </w:rPr>
        <w:drawing>
          <wp:inline distT="0" distB="0" distL="0" distR="0" wp14:anchorId="37B2C44B" wp14:editId="60213880">
            <wp:extent cx="5760085" cy="3239770"/>
            <wp:effectExtent l="0" t="0" r="0" b="0"/>
            <wp:docPr id="36"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64"/>
                    <pic:cNvPicPr>
                      <a:picLocks noChangeAspect="1" noChangeArrowheads="1"/>
                    </pic:cNvPicPr>
                  </pic:nvPicPr>
                  <pic:blipFill>
                    <a:blip r:embed="rId41"/>
                    <a:stretch>
                      <a:fillRect/>
                    </a:stretch>
                  </pic:blipFill>
                  <pic:spPr bwMode="auto">
                    <a:xfrm>
                      <a:off x="0" y="0"/>
                      <a:ext cx="5760085" cy="3239770"/>
                    </a:xfrm>
                    <a:prstGeom prst="rect">
                      <a:avLst/>
                    </a:prstGeom>
                  </pic:spPr>
                </pic:pic>
              </a:graphicData>
            </a:graphic>
          </wp:inline>
        </w:drawing>
      </w:r>
    </w:p>
    <w:p w14:paraId="5A3987C3"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r>
        <w:tab/>
      </w:r>
    </w:p>
    <w:p w14:paraId="6C1A2B2A" w14:textId="77777777" w:rsidR="00A30793" w:rsidRDefault="00FE1B44">
      <w:pPr>
        <w:jc w:val="center"/>
        <w:rPr>
          <w:b/>
        </w:rPr>
      </w:pPr>
      <w:r>
        <w:rPr>
          <w:b/>
        </w:rPr>
        <w:t>Quadro 10 – Comandos da Tela de Vendas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A30793" w14:paraId="45FBCDF4" w14:textId="77777777">
        <w:tc>
          <w:tcPr>
            <w:tcW w:w="3070" w:type="dxa"/>
            <w:shd w:val="clear" w:color="auto" w:fill="auto"/>
            <w:tcMar>
              <w:left w:w="98" w:type="dxa"/>
            </w:tcMar>
          </w:tcPr>
          <w:p w14:paraId="42F6D69B" w14:textId="77777777" w:rsidR="00A30793" w:rsidRDefault="00FE1B44">
            <w:pPr>
              <w:spacing w:line="240" w:lineRule="auto"/>
              <w:jc w:val="center"/>
              <w:rPr>
                <w:b/>
              </w:rPr>
            </w:pPr>
            <w:r>
              <w:rPr>
                <w:b/>
              </w:rPr>
              <w:t>Nome</w:t>
            </w:r>
          </w:p>
        </w:tc>
        <w:tc>
          <w:tcPr>
            <w:tcW w:w="3070" w:type="dxa"/>
            <w:shd w:val="clear" w:color="auto" w:fill="auto"/>
            <w:tcMar>
              <w:left w:w="98" w:type="dxa"/>
            </w:tcMar>
          </w:tcPr>
          <w:p w14:paraId="1293C4F7" w14:textId="77777777" w:rsidR="00A30793" w:rsidRDefault="00FE1B44">
            <w:pPr>
              <w:spacing w:line="240" w:lineRule="auto"/>
              <w:jc w:val="center"/>
              <w:rPr>
                <w:b/>
              </w:rPr>
            </w:pPr>
            <w:r>
              <w:rPr>
                <w:b/>
              </w:rPr>
              <w:t>Ação</w:t>
            </w:r>
          </w:p>
        </w:tc>
        <w:tc>
          <w:tcPr>
            <w:tcW w:w="3071" w:type="dxa"/>
            <w:shd w:val="clear" w:color="auto" w:fill="auto"/>
            <w:tcMar>
              <w:left w:w="98" w:type="dxa"/>
            </w:tcMar>
          </w:tcPr>
          <w:p w14:paraId="49F7E43D" w14:textId="77777777" w:rsidR="00A30793" w:rsidRDefault="00FE1B44">
            <w:pPr>
              <w:spacing w:line="240" w:lineRule="auto"/>
              <w:jc w:val="center"/>
              <w:rPr>
                <w:b/>
              </w:rPr>
            </w:pPr>
            <w:r>
              <w:rPr>
                <w:b/>
              </w:rPr>
              <w:t>Restrição</w:t>
            </w:r>
          </w:p>
        </w:tc>
      </w:tr>
      <w:tr w:rsidR="00A30793" w14:paraId="6E7B52C5" w14:textId="77777777">
        <w:tc>
          <w:tcPr>
            <w:tcW w:w="3070" w:type="dxa"/>
            <w:shd w:val="clear" w:color="auto" w:fill="auto"/>
            <w:tcMar>
              <w:left w:w="98" w:type="dxa"/>
            </w:tcMar>
          </w:tcPr>
          <w:p w14:paraId="6818E2A7" w14:textId="77777777" w:rsidR="00A30793" w:rsidRDefault="00FE1B44">
            <w:pPr>
              <w:spacing w:line="240" w:lineRule="auto"/>
              <w:jc w:val="center"/>
            </w:pPr>
            <w:r>
              <w:t>Selecionar Corretor que efetuou a venda</w:t>
            </w:r>
          </w:p>
        </w:tc>
        <w:tc>
          <w:tcPr>
            <w:tcW w:w="3070" w:type="dxa"/>
            <w:shd w:val="clear" w:color="auto" w:fill="auto"/>
            <w:tcMar>
              <w:left w:w="98" w:type="dxa"/>
            </w:tcMar>
          </w:tcPr>
          <w:p w14:paraId="1DBC18C8" w14:textId="77777777" w:rsidR="00A30793" w:rsidRDefault="00FE1B44">
            <w:pPr>
              <w:spacing w:line="240" w:lineRule="auto"/>
              <w:jc w:val="center"/>
            </w:pPr>
            <w:r>
              <w:t>Relaciona a venda ao corretor que vendeu o lote</w:t>
            </w:r>
          </w:p>
        </w:tc>
        <w:tc>
          <w:tcPr>
            <w:tcW w:w="3071" w:type="dxa"/>
            <w:shd w:val="clear" w:color="auto" w:fill="auto"/>
            <w:tcMar>
              <w:left w:w="98" w:type="dxa"/>
            </w:tcMar>
          </w:tcPr>
          <w:p w14:paraId="540F6AA6" w14:textId="77777777" w:rsidR="00A30793" w:rsidRDefault="00FE1B44">
            <w:pPr>
              <w:spacing w:line="240" w:lineRule="auto"/>
              <w:jc w:val="center"/>
            </w:pPr>
            <w:r>
              <w:t>-</w:t>
            </w:r>
          </w:p>
        </w:tc>
      </w:tr>
      <w:tr w:rsidR="00A30793" w14:paraId="49015D57" w14:textId="77777777">
        <w:tc>
          <w:tcPr>
            <w:tcW w:w="3070" w:type="dxa"/>
            <w:shd w:val="clear" w:color="auto" w:fill="auto"/>
            <w:tcMar>
              <w:left w:w="98" w:type="dxa"/>
            </w:tcMar>
          </w:tcPr>
          <w:p w14:paraId="0C23420F" w14:textId="77777777" w:rsidR="00A30793" w:rsidRDefault="00FE1B44">
            <w:pPr>
              <w:spacing w:line="240" w:lineRule="auto"/>
              <w:jc w:val="center"/>
            </w:pPr>
            <w:r>
              <w:t>Alterar valor do lote</w:t>
            </w:r>
          </w:p>
        </w:tc>
        <w:tc>
          <w:tcPr>
            <w:tcW w:w="3070" w:type="dxa"/>
            <w:shd w:val="clear" w:color="auto" w:fill="auto"/>
            <w:tcMar>
              <w:left w:w="98" w:type="dxa"/>
            </w:tcMar>
          </w:tcPr>
          <w:p w14:paraId="3FAA01E8" w14:textId="77777777" w:rsidR="00A30793" w:rsidRDefault="00FE1B44">
            <w:pPr>
              <w:spacing w:line="240" w:lineRule="auto"/>
              <w:jc w:val="center"/>
            </w:pPr>
            <w:r>
              <w:t>Seta o valor do lote vendido em questão.</w:t>
            </w:r>
          </w:p>
        </w:tc>
        <w:tc>
          <w:tcPr>
            <w:tcW w:w="3071" w:type="dxa"/>
            <w:shd w:val="clear" w:color="auto" w:fill="auto"/>
            <w:tcMar>
              <w:left w:w="98" w:type="dxa"/>
            </w:tcMar>
          </w:tcPr>
          <w:p w14:paraId="7817ED8E" w14:textId="77777777" w:rsidR="00A30793" w:rsidRDefault="00FE1B44">
            <w:pPr>
              <w:spacing w:line="240" w:lineRule="auto"/>
              <w:jc w:val="center"/>
            </w:pPr>
            <w:r>
              <w:t>-</w:t>
            </w:r>
          </w:p>
        </w:tc>
      </w:tr>
      <w:tr w:rsidR="00A30793" w14:paraId="090B36D8" w14:textId="77777777">
        <w:tc>
          <w:tcPr>
            <w:tcW w:w="3070" w:type="dxa"/>
            <w:shd w:val="clear" w:color="auto" w:fill="auto"/>
            <w:tcMar>
              <w:left w:w="98" w:type="dxa"/>
            </w:tcMar>
          </w:tcPr>
          <w:p w14:paraId="5466BD14" w14:textId="77777777" w:rsidR="00A30793" w:rsidRDefault="00FE1B44">
            <w:pPr>
              <w:spacing w:line="240" w:lineRule="auto"/>
              <w:jc w:val="center"/>
            </w:pPr>
            <w:r>
              <w:lastRenderedPageBreak/>
              <w:t>Alterar porcentagem do corretor</w:t>
            </w:r>
          </w:p>
        </w:tc>
        <w:tc>
          <w:tcPr>
            <w:tcW w:w="3070" w:type="dxa"/>
            <w:shd w:val="clear" w:color="auto" w:fill="auto"/>
            <w:tcMar>
              <w:left w:w="98" w:type="dxa"/>
            </w:tcMar>
          </w:tcPr>
          <w:p w14:paraId="04708661" w14:textId="77777777" w:rsidR="00A30793" w:rsidRDefault="00FE1B44">
            <w:pPr>
              <w:spacing w:line="240" w:lineRule="auto"/>
              <w:jc w:val="center"/>
            </w:pPr>
            <w:r>
              <w:t>Seta o valor da porcentagem que o corretor ganhará caso venda o lote.</w:t>
            </w:r>
          </w:p>
        </w:tc>
        <w:tc>
          <w:tcPr>
            <w:tcW w:w="3071" w:type="dxa"/>
            <w:shd w:val="clear" w:color="auto" w:fill="auto"/>
            <w:tcMar>
              <w:left w:w="98" w:type="dxa"/>
            </w:tcMar>
          </w:tcPr>
          <w:p w14:paraId="6BDFF01B" w14:textId="77777777" w:rsidR="00A30793" w:rsidRDefault="00FE1B44">
            <w:pPr>
              <w:spacing w:line="240" w:lineRule="auto"/>
              <w:jc w:val="center"/>
            </w:pPr>
            <w:r>
              <w:t>-</w:t>
            </w:r>
          </w:p>
        </w:tc>
      </w:tr>
      <w:tr w:rsidR="00A30793" w14:paraId="0EC41618" w14:textId="77777777">
        <w:tc>
          <w:tcPr>
            <w:tcW w:w="3070" w:type="dxa"/>
            <w:shd w:val="clear" w:color="auto" w:fill="auto"/>
            <w:tcMar>
              <w:left w:w="98" w:type="dxa"/>
            </w:tcMar>
          </w:tcPr>
          <w:p w14:paraId="0E43B9D7" w14:textId="77777777" w:rsidR="00A30793" w:rsidRDefault="00FE1B44">
            <w:pPr>
              <w:spacing w:line="240" w:lineRule="auto"/>
              <w:jc w:val="center"/>
            </w:pPr>
            <w:r>
              <w:t>Alterar Status do Lote</w:t>
            </w:r>
          </w:p>
        </w:tc>
        <w:tc>
          <w:tcPr>
            <w:tcW w:w="3070" w:type="dxa"/>
            <w:shd w:val="clear" w:color="auto" w:fill="auto"/>
            <w:tcMar>
              <w:left w:w="98" w:type="dxa"/>
            </w:tcMar>
          </w:tcPr>
          <w:p w14:paraId="573D1784" w14:textId="77777777" w:rsidR="00A30793" w:rsidRDefault="00FE1B44">
            <w:pPr>
              <w:spacing w:line="240" w:lineRule="auto"/>
              <w:jc w:val="center"/>
            </w:pPr>
            <w:r>
              <w:t>Seta o status do lote.</w:t>
            </w:r>
          </w:p>
        </w:tc>
        <w:tc>
          <w:tcPr>
            <w:tcW w:w="3071" w:type="dxa"/>
            <w:shd w:val="clear" w:color="auto" w:fill="auto"/>
            <w:tcMar>
              <w:left w:w="98" w:type="dxa"/>
            </w:tcMar>
          </w:tcPr>
          <w:p w14:paraId="5DBBF573" w14:textId="77777777" w:rsidR="00A30793" w:rsidRDefault="00FE1B44">
            <w:pPr>
              <w:spacing w:line="240" w:lineRule="auto"/>
              <w:jc w:val="center"/>
            </w:pPr>
            <w:r>
              <w:t>-</w:t>
            </w:r>
          </w:p>
        </w:tc>
      </w:tr>
    </w:tbl>
    <w:p w14:paraId="13905DFB"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r>
        <w:tab/>
      </w:r>
    </w:p>
    <w:p w14:paraId="24720FB2" w14:textId="77777777" w:rsidR="00A30793" w:rsidRDefault="00A30793">
      <w:pPr>
        <w:spacing w:before="0" w:after="0"/>
        <w:contextualSpacing/>
      </w:pPr>
    </w:p>
    <w:p w14:paraId="46D0EB44" w14:textId="77777777" w:rsidR="00A30793" w:rsidRDefault="00FE1B44">
      <w:pPr>
        <w:pStyle w:val="Ttulo3"/>
        <w:numPr>
          <w:ilvl w:val="2"/>
          <w:numId w:val="14"/>
        </w:numPr>
        <w:spacing w:before="0" w:after="240"/>
        <w:contextualSpacing/>
      </w:pPr>
      <w:bookmarkStart w:id="561" w:name="_Toc422897601"/>
      <w:bookmarkStart w:id="562" w:name="_Toc462535600"/>
      <w:bookmarkEnd w:id="561"/>
      <w:bookmarkEnd w:id="562"/>
      <w:r>
        <w:t>Usuários e sistemas externos</w:t>
      </w:r>
    </w:p>
    <w:p w14:paraId="57DE741B" w14:textId="77777777" w:rsidR="00A30793" w:rsidRDefault="00A30793">
      <w:pPr>
        <w:spacing w:before="0" w:after="0"/>
        <w:ind w:firstLine="1134"/>
        <w:contextualSpacing/>
      </w:pPr>
    </w:p>
    <w:p w14:paraId="0C1918F0" w14:textId="77777777" w:rsidR="00A30793" w:rsidRDefault="00FE1B44">
      <w:pPr>
        <w:spacing w:before="0" w:after="0"/>
        <w:ind w:firstLine="1134"/>
        <w:contextualSpacing/>
        <w:jc w:val="both"/>
      </w:pPr>
      <w:r>
        <w:t>Os usuários são mostrados no Quadro 11.</w:t>
      </w:r>
    </w:p>
    <w:p w14:paraId="39DE5C98" w14:textId="77777777" w:rsidR="00A30793" w:rsidRDefault="00A30793">
      <w:pPr>
        <w:spacing w:before="0" w:after="0"/>
        <w:ind w:firstLine="1134"/>
        <w:contextualSpacing/>
        <w:jc w:val="both"/>
      </w:pPr>
    </w:p>
    <w:tbl>
      <w:tblPr>
        <w:tblStyle w:val="Tabelacomgrade"/>
        <w:tblW w:w="9211" w:type="dxa"/>
        <w:tblInd w:w="-10" w:type="dxa"/>
        <w:tblCellMar>
          <w:left w:w="98" w:type="dxa"/>
        </w:tblCellMar>
        <w:tblLook w:val="04A0" w:firstRow="1" w:lastRow="0" w:firstColumn="1" w:lastColumn="0" w:noHBand="0" w:noVBand="1"/>
      </w:tblPr>
      <w:tblGrid>
        <w:gridCol w:w="4605"/>
        <w:gridCol w:w="4606"/>
      </w:tblGrid>
      <w:tr w:rsidR="00A30793" w14:paraId="7392987E" w14:textId="77777777">
        <w:tc>
          <w:tcPr>
            <w:tcW w:w="4605" w:type="dxa"/>
            <w:shd w:val="clear" w:color="auto" w:fill="auto"/>
            <w:tcMar>
              <w:left w:w="98" w:type="dxa"/>
            </w:tcMar>
          </w:tcPr>
          <w:p w14:paraId="22930FE8" w14:textId="77777777" w:rsidR="00A30793" w:rsidRDefault="00FE1B44">
            <w:pPr>
              <w:spacing w:before="0" w:after="0"/>
              <w:contextualSpacing/>
              <w:jc w:val="center"/>
              <w:rPr>
                <w:b/>
              </w:rPr>
            </w:pPr>
            <w:r>
              <w:rPr>
                <w:b/>
              </w:rPr>
              <w:t>Ator</w:t>
            </w:r>
          </w:p>
        </w:tc>
        <w:tc>
          <w:tcPr>
            <w:tcW w:w="4605" w:type="dxa"/>
            <w:shd w:val="clear" w:color="auto" w:fill="auto"/>
            <w:tcMar>
              <w:left w:w="98" w:type="dxa"/>
            </w:tcMar>
          </w:tcPr>
          <w:p w14:paraId="7ED60534" w14:textId="77777777" w:rsidR="00A30793" w:rsidRDefault="00FE1B44">
            <w:pPr>
              <w:spacing w:before="0" w:after="0"/>
              <w:contextualSpacing/>
              <w:jc w:val="center"/>
              <w:rPr>
                <w:b/>
              </w:rPr>
            </w:pPr>
            <w:r>
              <w:rPr>
                <w:b/>
              </w:rPr>
              <w:t>Definição</w:t>
            </w:r>
          </w:p>
        </w:tc>
      </w:tr>
      <w:tr w:rsidR="00A30793" w14:paraId="39BF4819" w14:textId="77777777">
        <w:tc>
          <w:tcPr>
            <w:tcW w:w="4605" w:type="dxa"/>
            <w:shd w:val="clear" w:color="auto" w:fill="auto"/>
            <w:tcMar>
              <w:left w:w="98" w:type="dxa"/>
            </w:tcMar>
          </w:tcPr>
          <w:p w14:paraId="59F11CAC" w14:textId="77777777" w:rsidR="00A30793" w:rsidRDefault="00FE1B44">
            <w:pPr>
              <w:spacing w:before="0" w:after="0"/>
              <w:contextualSpacing/>
              <w:jc w:val="both"/>
            </w:pPr>
            <w:r>
              <w:t>Administrador (Cliente)</w:t>
            </w:r>
          </w:p>
        </w:tc>
        <w:tc>
          <w:tcPr>
            <w:tcW w:w="4605" w:type="dxa"/>
            <w:shd w:val="clear" w:color="auto" w:fill="auto"/>
            <w:tcMar>
              <w:left w:w="98" w:type="dxa"/>
            </w:tcMar>
          </w:tcPr>
          <w:p w14:paraId="11E5D8EA" w14:textId="77777777" w:rsidR="00A30793" w:rsidRDefault="00FE1B44">
            <w:pPr>
              <w:spacing w:before="0" w:after="0"/>
              <w:contextualSpacing/>
              <w:jc w:val="both"/>
            </w:pPr>
            <w:r>
              <w:t>É responsável por gerenciar todo o sistema. Suas principais funções são o acompanhamento de venda e funcionários através dos relatórios.</w:t>
            </w:r>
          </w:p>
        </w:tc>
      </w:tr>
      <w:tr w:rsidR="00A30793" w14:paraId="0792D974" w14:textId="77777777">
        <w:tc>
          <w:tcPr>
            <w:tcW w:w="4605" w:type="dxa"/>
            <w:shd w:val="clear" w:color="auto" w:fill="auto"/>
            <w:tcMar>
              <w:left w:w="98" w:type="dxa"/>
            </w:tcMar>
          </w:tcPr>
          <w:p w14:paraId="7A3DBEAC" w14:textId="77777777" w:rsidR="00A30793" w:rsidRDefault="00FE1B44">
            <w:pPr>
              <w:spacing w:before="0" w:after="0"/>
              <w:contextualSpacing/>
              <w:jc w:val="both"/>
            </w:pPr>
            <w:r>
              <w:t>Funcionário</w:t>
            </w:r>
          </w:p>
        </w:tc>
        <w:tc>
          <w:tcPr>
            <w:tcW w:w="4605" w:type="dxa"/>
            <w:shd w:val="clear" w:color="auto" w:fill="auto"/>
            <w:tcMar>
              <w:left w:w="98" w:type="dxa"/>
            </w:tcMar>
          </w:tcPr>
          <w:p w14:paraId="2DC8B34A" w14:textId="77777777" w:rsidR="00A30793" w:rsidRDefault="00FE1B44">
            <w:pPr>
              <w:spacing w:before="0" w:after="0"/>
              <w:contextualSpacing/>
              <w:jc w:val="both"/>
            </w:pPr>
            <w:r>
              <w:t>É quem faz a gerência geral do sistema. Cadastros, corretores, valores, porcentagens, etc.</w:t>
            </w:r>
          </w:p>
        </w:tc>
      </w:tr>
      <w:tr w:rsidR="00A30793" w14:paraId="72A1084B" w14:textId="77777777">
        <w:tc>
          <w:tcPr>
            <w:tcW w:w="4605" w:type="dxa"/>
            <w:shd w:val="clear" w:color="auto" w:fill="auto"/>
            <w:tcMar>
              <w:left w:w="98" w:type="dxa"/>
            </w:tcMar>
          </w:tcPr>
          <w:p w14:paraId="27ACFA21" w14:textId="77777777" w:rsidR="00A30793" w:rsidRDefault="00FE1B44">
            <w:pPr>
              <w:spacing w:before="0" w:after="0"/>
              <w:contextualSpacing/>
              <w:jc w:val="both"/>
            </w:pPr>
            <w:r>
              <w:t>Corretor</w:t>
            </w:r>
          </w:p>
        </w:tc>
        <w:tc>
          <w:tcPr>
            <w:tcW w:w="4605" w:type="dxa"/>
            <w:shd w:val="clear" w:color="auto" w:fill="auto"/>
            <w:tcMar>
              <w:left w:w="98" w:type="dxa"/>
            </w:tcMar>
          </w:tcPr>
          <w:p w14:paraId="3204864D" w14:textId="77777777" w:rsidR="00A30793" w:rsidRDefault="00FE1B44">
            <w:pPr>
              <w:spacing w:before="0" w:after="0"/>
              <w:contextualSpacing/>
              <w:jc w:val="both"/>
            </w:pPr>
            <w:r>
              <w:t>Corretor é o usuário que vende o lote e tem acesso aos dados específicos da sua venda.</w:t>
            </w:r>
          </w:p>
        </w:tc>
      </w:tr>
    </w:tbl>
    <w:p w14:paraId="26C81AA9" w14:textId="77777777" w:rsidR="00A30793" w:rsidRDefault="00FE1B44">
      <w:r>
        <w:br w:type="page"/>
      </w:r>
    </w:p>
    <w:p w14:paraId="65B39125" w14:textId="77777777" w:rsidR="00A30793" w:rsidRDefault="00FE1B44">
      <w:pPr>
        <w:pStyle w:val="Ttulo1"/>
        <w:numPr>
          <w:ilvl w:val="0"/>
          <w:numId w:val="14"/>
        </w:numPr>
        <w:spacing w:before="0" w:after="240"/>
        <w:contextualSpacing/>
        <w:jc w:val="both"/>
      </w:pPr>
      <w:bookmarkStart w:id="563" w:name="_Toc422897602"/>
      <w:bookmarkStart w:id="564" w:name="_Toc462535601"/>
      <w:bookmarkStart w:id="565" w:name="_Toc422897607"/>
      <w:bookmarkEnd w:id="563"/>
      <w:r>
        <w:lastRenderedPageBreak/>
        <w:t>RESULTADOS OBTIDOS</w:t>
      </w:r>
      <w:bookmarkEnd w:id="564"/>
      <w:bookmarkEnd w:id="565"/>
      <w:r>
        <w:t xml:space="preserve"> </w:t>
      </w:r>
    </w:p>
    <w:p w14:paraId="34D42AC8" w14:textId="77777777" w:rsidR="00A30793" w:rsidRDefault="00A30793">
      <w:pPr>
        <w:tabs>
          <w:tab w:val="left" w:pos="1134"/>
        </w:tabs>
        <w:spacing w:before="0" w:after="0"/>
        <w:ind w:firstLine="1134"/>
        <w:contextualSpacing/>
        <w:jc w:val="both"/>
      </w:pPr>
    </w:p>
    <w:p w14:paraId="4A7A1B8A" w14:textId="40349C2D" w:rsidR="00A30793" w:rsidRDefault="00FE1B44">
      <w:pPr>
        <w:tabs>
          <w:tab w:val="left" w:pos="1134"/>
        </w:tabs>
        <w:spacing w:before="0" w:after="0"/>
        <w:ind w:firstLine="1134"/>
        <w:contextualSpacing/>
        <w:jc w:val="both"/>
      </w:pPr>
      <w:r>
        <w:t xml:space="preserve">O sistema </w:t>
      </w:r>
      <w:del w:id="566" w:author="Nortti" w:date="2016-10-15T02:26:00Z">
        <w:r w:rsidRPr="001F6A7B" w:rsidDel="009B5FE3">
          <w:rPr>
            <w:i/>
            <w:rPrChange w:id="567" w:author="Karine Martins" w:date="2016-10-10T09:46:00Z">
              <w:rPr/>
            </w:rPrChange>
          </w:rPr>
          <w:delText>web</w:delText>
        </w:r>
        <w:r w:rsidDel="009B5FE3">
          <w:delText xml:space="preserve"> </w:delText>
        </w:r>
      </w:del>
      <w:r>
        <w:t xml:space="preserve">de plantão de vendas de loteamento é uma ferramenta de apoio </w:t>
      </w:r>
      <w:proofErr w:type="gramStart"/>
      <w:r>
        <w:t>a</w:t>
      </w:r>
      <w:proofErr w:type="gramEnd"/>
      <w:r>
        <w:t xml:space="preserve"> gestão no momento da venda de lotes pelos corretores, tendo a função de informar caso o lote tenha sido vendido e o cálculo de porcentagem exata do valor do lote que irá para o respectivo corretor. Além disso, é possível </w:t>
      </w:r>
      <w:del w:id="568" w:author="Karine Martins" w:date="2016-10-10T09:46:00Z">
        <w:r w:rsidDel="001F6A7B">
          <w:delText>rankear</w:delText>
        </w:r>
      </w:del>
      <w:ins w:id="569" w:author="Karine Martins" w:date="2016-10-10T09:46:00Z">
        <w:r w:rsidR="001F6A7B">
          <w:t>ranquear</w:t>
        </w:r>
      </w:ins>
      <w:r>
        <w:t xml:space="preserve"> os corretores pelo valor gerado sabendo qual o corretor gerou maiores recursos.</w:t>
      </w:r>
    </w:p>
    <w:p w14:paraId="497F51A7" w14:textId="003F3FF7" w:rsidR="00A30793" w:rsidRDefault="00FE1B44">
      <w:pPr>
        <w:tabs>
          <w:tab w:val="left" w:pos="1134"/>
        </w:tabs>
        <w:spacing w:before="0" w:after="0"/>
        <w:ind w:firstLine="1134"/>
        <w:contextualSpacing/>
        <w:jc w:val="both"/>
      </w:pPr>
      <w:r>
        <w:t xml:space="preserve">O sistema </w:t>
      </w:r>
      <w:commentRangeStart w:id="570"/>
      <w:r>
        <w:t xml:space="preserve">gerou a padronização </w:t>
      </w:r>
      <w:commentRangeEnd w:id="570"/>
      <w:r w:rsidR="001F6A7B">
        <w:rPr>
          <w:rStyle w:val="Refdecomentrio"/>
        </w:rPr>
        <w:commentReference w:id="570"/>
      </w:r>
      <w:r>
        <w:t>de processos bem como regula e gerencia as ações de funcionários e corretores no período de vendas dos lotes. O sistema criou transparência de resultados para os corretores bem como para o sócio proprietário que também pode auditar</w:t>
      </w:r>
      <w:r>
        <w:rPr>
          <w:color w:val="FF0000"/>
        </w:rPr>
        <w:t xml:space="preserve"> </w:t>
      </w:r>
      <w:r>
        <w:t xml:space="preserve">as ações do funcionário que é o responsável por cadastrar os lotes e respectivos valores, bem como alterar os </w:t>
      </w:r>
      <w:del w:id="571" w:author="Nortti" w:date="2016-10-15T02:26:00Z">
        <w:r w:rsidRPr="001F6A7B" w:rsidDel="009B5FE3">
          <w:rPr>
            <w:i/>
            <w:rPrChange w:id="572" w:author="Karine Martins" w:date="2016-10-10T09:47:00Z">
              <w:rPr/>
            </w:rPrChange>
          </w:rPr>
          <w:delText>status</w:delText>
        </w:r>
        <w:r w:rsidDel="009B5FE3">
          <w:delText xml:space="preserve"> </w:delText>
        </w:r>
      </w:del>
      <w:r>
        <w:t>da venda do lote.</w:t>
      </w:r>
    </w:p>
    <w:p w14:paraId="346C4950" w14:textId="141E3BB5" w:rsidR="00A30793" w:rsidRDefault="00FE1B44">
      <w:pPr>
        <w:tabs>
          <w:tab w:val="left" w:pos="1134"/>
        </w:tabs>
        <w:spacing w:before="0" w:after="0"/>
        <w:ind w:firstLine="1134"/>
        <w:contextualSpacing/>
        <w:jc w:val="both"/>
      </w:pPr>
      <w:r>
        <w:t xml:space="preserve">O sistema foi desenvolvido com o </w:t>
      </w:r>
      <w:del w:id="573" w:author="Nortti" w:date="2016-10-15T02:26:00Z">
        <w:r w:rsidRPr="001F6A7B" w:rsidDel="009B5FE3">
          <w:rPr>
            <w:i/>
            <w:rPrChange w:id="574" w:author="Karine Martins" w:date="2016-10-10T09:47:00Z">
              <w:rPr/>
            </w:rPrChange>
          </w:rPr>
          <w:delText>framework</w:delText>
        </w:r>
        <w:r w:rsidDel="009B5FE3">
          <w:delText xml:space="preserve"> </w:delText>
        </w:r>
      </w:del>
      <w:proofErr w:type="spellStart"/>
      <w:r>
        <w:t>Laravel</w:t>
      </w:r>
      <w:proofErr w:type="spellEnd"/>
      <w:r>
        <w:t xml:space="preserve"> no </w:t>
      </w:r>
      <w:proofErr w:type="spellStart"/>
      <w:r w:rsidR="001F6A7B" w:rsidRPr="001F6A7B">
        <w:rPr>
          <w:i/>
        </w:rPr>
        <w:t>Serverside</w:t>
      </w:r>
      <w:proofErr w:type="spellEnd"/>
      <w:r w:rsidR="001F6A7B">
        <w:t xml:space="preserve"> </w:t>
      </w:r>
      <w:r>
        <w:t>e utilizando o SGBD My</w:t>
      </w:r>
      <w:del w:id="575" w:author="Karine Martins" w:date="2016-10-10T09:47:00Z">
        <w:r w:rsidDel="001F6A7B">
          <w:delText>s</w:delText>
        </w:r>
      </w:del>
      <w:r>
        <w:t xml:space="preserve">SQL para gerenciamento de dados, bem como as tecnologias </w:t>
      </w:r>
      <w:r w:rsidR="001F6A7B">
        <w:t>CSS</w:t>
      </w:r>
      <w:r>
        <w:t xml:space="preserve">, </w:t>
      </w:r>
      <w:proofErr w:type="spellStart"/>
      <w:r w:rsidR="001F6A7B">
        <w:t>Javascript</w:t>
      </w:r>
      <w:proofErr w:type="spellEnd"/>
      <w:r w:rsidR="001F6A7B">
        <w:t xml:space="preserve"> </w:t>
      </w:r>
      <w:r>
        <w:t xml:space="preserve">e HTML para o </w:t>
      </w:r>
      <w:del w:id="576" w:author="Nortti" w:date="2016-10-15T02:26:00Z">
        <w:r w:rsidRPr="001F6A7B" w:rsidDel="009B5FE3">
          <w:rPr>
            <w:i/>
            <w:rPrChange w:id="577" w:author="Karine Martins" w:date="2016-10-10T09:47:00Z">
              <w:rPr/>
            </w:rPrChange>
          </w:rPr>
          <w:delText>front-end</w:delText>
        </w:r>
        <w:r w:rsidDel="009B5FE3">
          <w:delText xml:space="preserve"> </w:delText>
        </w:r>
      </w:del>
      <w:r>
        <w:t>do sistema.</w:t>
      </w:r>
    </w:p>
    <w:p w14:paraId="39454D24" w14:textId="6CAC3A57" w:rsidR="00A30793" w:rsidRDefault="00FE1B44">
      <w:pPr>
        <w:tabs>
          <w:tab w:val="left" w:pos="1134"/>
        </w:tabs>
        <w:spacing w:before="0" w:after="0"/>
        <w:ind w:firstLine="1134"/>
        <w:contextualSpacing/>
        <w:jc w:val="both"/>
      </w:pPr>
      <w:r>
        <w:t xml:space="preserve">Anteriormente a utilização do sistema o processo era guiado a mão, sem a possibilidade de </w:t>
      </w:r>
      <w:proofErr w:type="spellStart"/>
      <w:r>
        <w:t>auditamento</w:t>
      </w:r>
      <w:proofErr w:type="spellEnd"/>
      <w:r>
        <w:t xml:space="preserve"> e havia inúmeros problemas em relação a porcentagem correta para cada corretor devido a baixa transparência de informações. A informação do </w:t>
      </w:r>
      <w:del w:id="578" w:author="Nortti" w:date="2016-10-15T02:27:00Z">
        <w:r w:rsidRPr="001F6A7B" w:rsidDel="009B5FE3">
          <w:rPr>
            <w:i/>
            <w:rPrChange w:id="579" w:author="Karine Martins" w:date="2016-10-10T09:47:00Z">
              <w:rPr/>
            </w:rPrChange>
          </w:rPr>
          <w:delText>status</w:delText>
        </w:r>
        <w:r w:rsidDel="009B5FE3">
          <w:delText xml:space="preserve"> </w:delText>
        </w:r>
      </w:del>
      <w:r>
        <w:t xml:space="preserve">atual de um lote era </w:t>
      </w:r>
      <w:proofErr w:type="gramStart"/>
      <w:r>
        <w:t>efetuado</w:t>
      </w:r>
      <w:proofErr w:type="gramEnd"/>
      <w:r>
        <w:t xml:space="preserve"> no “boca a boca” o que ocasionava a venda de um mesmo lote por mais de um corretor para mais de um cliente.</w:t>
      </w:r>
    </w:p>
    <w:p w14:paraId="32AD3811" w14:textId="0FDA9332" w:rsidR="00A30793" w:rsidRDefault="00FE1B44">
      <w:pPr>
        <w:tabs>
          <w:tab w:val="left" w:pos="1134"/>
        </w:tabs>
        <w:spacing w:before="0" w:after="0"/>
        <w:ind w:firstLine="1134"/>
        <w:contextualSpacing/>
        <w:jc w:val="both"/>
      </w:pPr>
      <w:r>
        <w:t xml:space="preserve">O sistema possibilitou a capacidade </w:t>
      </w:r>
      <w:proofErr w:type="gramStart"/>
      <w:r>
        <w:t>do corretor ter</w:t>
      </w:r>
      <w:proofErr w:type="gramEnd"/>
      <w:r>
        <w:t xml:space="preserve"> em mãos rapidamente o </w:t>
      </w:r>
      <w:del w:id="580" w:author="Nortti" w:date="2016-10-15T02:27:00Z">
        <w:r w:rsidRPr="001F6A7B" w:rsidDel="009B5FE3">
          <w:rPr>
            <w:i/>
            <w:rPrChange w:id="581" w:author="Karine Martins" w:date="2016-10-10T09:48:00Z">
              <w:rPr/>
            </w:rPrChange>
          </w:rPr>
          <w:delText>status</w:delText>
        </w:r>
        <w:r w:rsidDel="009B5FE3">
          <w:delText xml:space="preserve"> </w:delText>
        </w:r>
      </w:del>
      <w:r>
        <w:t>de um lote diminuindo o risco de erros</w:t>
      </w:r>
      <w:r>
        <w:rPr>
          <w:color w:val="FF0000"/>
        </w:rPr>
        <w:t xml:space="preserve"> </w:t>
      </w:r>
      <w:r>
        <w:t>no instante da venda de um lote, otimizando a possibilidade de venda dos lotes em geral.</w:t>
      </w:r>
    </w:p>
    <w:p w14:paraId="3A4CC3C9" w14:textId="77777777" w:rsidR="00A30793" w:rsidRDefault="00FE1B44">
      <w:pPr>
        <w:tabs>
          <w:tab w:val="left" w:pos="1134"/>
        </w:tabs>
        <w:spacing w:before="0" w:after="0"/>
        <w:ind w:firstLine="1134"/>
        <w:contextualSpacing/>
        <w:jc w:val="both"/>
      </w:pPr>
      <w:r>
        <w:t xml:space="preserve">O sistema possibilitou o cadastro de usuários com diferentes tipos de permissões de acesso. Existem três tipos de perfis de usuários: o administrador (Sócio Proprietário do Loteamento), o corretor (agente autônomo na venda dos lotes) e o funcionário da empresa de loteamento. O Administrador tem acesso a todas as áreas do sistema, podendo também auditar a ação de todos os usuários no sistema e adicionar qualquer que seja o tipo de usuário. O Corretor tem acesso ao seu relatório financeiro atualizado e ao </w:t>
      </w:r>
      <w:r w:rsidRPr="001F6A7B">
        <w:rPr>
          <w:i/>
          <w:rPrChange w:id="582" w:author="Karine Martins" w:date="2016-10-10T09:48:00Z">
            <w:rPr/>
          </w:rPrChange>
        </w:rPr>
        <w:t>status</w:t>
      </w:r>
      <w:r>
        <w:t xml:space="preserve"> e valores de cada lote, conferindo transparência e agilidade ao processo da venda e o funcionário tem acesso ao cadastramento de empreendimentos, quadras, lotes, corretores e relatórios de lotes vagos/utilizados, financeiro geral e </w:t>
      </w:r>
      <w:r w:rsidRPr="001F6A7B">
        <w:rPr>
          <w:i/>
          <w:rPrChange w:id="583" w:author="Karine Martins" w:date="2016-10-10T09:48:00Z">
            <w:rPr/>
          </w:rPrChange>
        </w:rPr>
        <w:t>ranking</w:t>
      </w:r>
      <w:r>
        <w:t xml:space="preserve"> de corretores.</w:t>
      </w:r>
    </w:p>
    <w:p w14:paraId="2DFFC72B" w14:textId="030531AF" w:rsidR="00A30793" w:rsidRDefault="00FE1B44">
      <w:pPr>
        <w:tabs>
          <w:tab w:val="left" w:pos="1134"/>
        </w:tabs>
        <w:spacing w:before="0" w:after="0"/>
        <w:ind w:firstLine="1134"/>
        <w:contextualSpacing/>
        <w:jc w:val="both"/>
      </w:pPr>
      <w:r>
        <w:lastRenderedPageBreak/>
        <w:t xml:space="preserve">O sistema possibilita também a exportação em </w:t>
      </w:r>
      <w:ins w:id="584" w:author="Karine Martins" w:date="2016-10-10T09:48:00Z">
        <w:r w:rsidR="001F6A7B">
          <w:t>.</w:t>
        </w:r>
      </w:ins>
      <w:r w:rsidR="001F6A7B">
        <w:t xml:space="preserve">PDF </w:t>
      </w:r>
      <w:r>
        <w:t>do relatório geral de vendas dos lotes e do relatório por corretor com o intuito de ser documento comprobatório de ação do processo de venda.</w:t>
      </w:r>
    </w:p>
    <w:p w14:paraId="48888B98" w14:textId="77777777" w:rsidR="00A30793" w:rsidRDefault="00FE1B44">
      <w:pPr>
        <w:tabs>
          <w:tab w:val="left" w:pos="1134"/>
        </w:tabs>
        <w:spacing w:before="0" w:after="0"/>
        <w:ind w:firstLine="1134"/>
        <w:contextualSpacing/>
        <w:jc w:val="both"/>
      </w:pPr>
      <w:bookmarkStart w:id="585" w:name="_Toc422897440"/>
      <w:bookmarkEnd w:id="585"/>
      <w:r>
        <w:t xml:space="preserve">O sistema possibilita a visualização de todos os dados necessários no momento de um plantão de </w:t>
      </w:r>
      <w:commentRangeStart w:id="586"/>
      <w:r>
        <w:t>vendas de forma agradável e com boa usabilidade.</w:t>
      </w:r>
    </w:p>
    <w:commentRangeEnd w:id="586"/>
    <w:p w14:paraId="3960314B" w14:textId="1BD9C036" w:rsidR="00A30793" w:rsidDel="007336F8" w:rsidRDefault="007336F8">
      <w:pPr>
        <w:tabs>
          <w:tab w:val="left" w:pos="1134"/>
        </w:tabs>
        <w:spacing w:before="0" w:after="0"/>
        <w:ind w:firstLine="1134"/>
        <w:contextualSpacing/>
        <w:jc w:val="both"/>
        <w:rPr>
          <w:del w:id="587" w:author="Karine Martins" w:date="2016-10-10T09:49:00Z"/>
        </w:rPr>
      </w:pPr>
      <w:r>
        <w:rPr>
          <w:rStyle w:val="Refdecomentrio"/>
        </w:rPr>
        <w:commentReference w:id="586"/>
      </w:r>
    </w:p>
    <w:p w14:paraId="3A4FD360" w14:textId="0BAF9E94" w:rsidR="00A30793" w:rsidDel="007336F8" w:rsidRDefault="00A30793">
      <w:pPr>
        <w:tabs>
          <w:tab w:val="left" w:pos="1134"/>
        </w:tabs>
        <w:spacing w:before="0" w:after="0"/>
        <w:ind w:firstLine="1134"/>
        <w:contextualSpacing/>
        <w:jc w:val="both"/>
        <w:rPr>
          <w:del w:id="588" w:author="Karine Martins" w:date="2016-10-10T09:49:00Z"/>
        </w:rPr>
      </w:pPr>
    </w:p>
    <w:p w14:paraId="236CEE81" w14:textId="6B6347C3" w:rsidR="00A30793" w:rsidDel="007336F8" w:rsidRDefault="00A30793">
      <w:pPr>
        <w:tabs>
          <w:tab w:val="left" w:pos="1134"/>
        </w:tabs>
        <w:spacing w:before="0" w:after="0"/>
        <w:ind w:firstLine="1134"/>
        <w:contextualSpacing/>
        <w:jc w:val="both"/>
        <w:rPr>
          <w:del w:id="589" w:author="Karine Martins" w:date="2016-10-10T09:49:00Z"/>
        </w:rPr>
      </w:pPr>
    </w:p>
    <w:p w14:paraId="2506A288" w14:textId="5AC5064A" w:rsidR="00A30793" w:rsidDel="007336F8" w:rsidRDefault="00A30793">
      <w:pPr>
        <w:tabs>
          <w:tab w:val="left" w:pos="1134"/>
        </w:tabs>
        <w:spacing w:before="0" w:after="0"/>
        <w:ind w:firstLine="1134"/>
        <w:contextualSpacing/>
        <w:jc w:val="both"/>
        <w:rPr>
          <w:del w:id="590" w:author="Karine Martins" w:date="2016-10-10T09:49:00Z"/>
        </w:rPr>
      </w:pPr>
    </w:p>
    <w:p w14:paraId="0A9602D1" w14:textId="538F27DD" w:rsidR="00A30793" w:rsidDel="007336F8" w:rsidRDefault="00A30793">
      <w:pPr>
        <w:tabs>
          <w:tab w:val="left" w:pos="1134"/>
        </w:tabs>
        <w:spacing w:before="0" w:after="0"/>
        <w:ind w:firstLine="1134"/>
        <w:contextualSpacing/>
        <w:jc w:val="both"/>
        <w:rPr>
          <w:del w:id="591" w:author="Karine Martins" w:date="2016-10-10T09:49:00Z"/>
        </w:rPr>
      </w:pPr>
    </w:p>
    <w:p w14:paraId="37F6C360" w14:textId="35F9211A" w:rsidR="00A30793" w:rsidDel="007336F8" w:rsidRDefault="00A30793">
      <w:pPr>
        <w:tabs>
          <w:tab w:val="left" w:pos="1134"/>
        </w:tabs>
        <w:spacing w:before="0" w:after="0"/>
        <w:ind w:firstLine="1134"/>
        <w:contextualSpacing/>
        <w:jc w:val="both"/>
        <w:rPr>
          <w:del w:id="592" w:author="Karine Martins" w:date="2016-10-10T09:49:00Z"/>
        </w:rPr>
      </w:pPr>
    </w:p>
    <w:p w14:paraId="10B1FD3D" w14:textId="3177B7CA" w:rsidR="00A30793" w:rsidDel="007336F8" w:rsidRDefault="00A30793">
      <w:pPr>
        <w:tabs>
          <w:tab w:val="left" w:pos="1134"/>
        </w:tabs>
        <w:spacing w:before="0" w:after="0"/>
        <w:ind w:firstLine="1134"/>
        <w:contextualSpacing/>
        <w:jc w:val="both"/>
        <w:rPr>
          <w:del w:id="593" w:author="Karine Martins" w:date="2016-10-10T09:49:00Z"/>
        </w:rPr>
      </w:pPr>
    </w:p>
    <w:p w14:paraId="174CCBF4" w14:textId="58D295F3" w:rsidR="00A30793" w:rsidDel="007336F8" w:rsidRDefault="00A30793">
      <w:pPr>
        <w:tabs>
          <w:tab w:val="left" w:pos="1134"/>
        </w:tabs>
        <w:spacing w:before="0" w:after="0"/>
        <w:ind w:firstLine="1134"/>
        <w:contextualSpacing/>
        <w:jc w:val="both"/>
        <w:rPr>
          <w:del w:id="594" w:author="Karine Martins" w:date="2016-10-10T09:49:00Z"/>
        </w:rPr>
      </w:pPr>
    </w:p>
    <w:p w14:paraId="78390B5B" w14:textId="21CF75C1" w:rsidR="00A30793" w:rsidDel="007336F8" w:rsidRDefault="00A30793">
      <w:pPr>
        <w:tabs>
          <w:tab w:val="left" w:pos="1134"/>
        </w:tabs>
        <w:spacing w:before="0" w:after="0"/>
        <w:ind w:firstLine="1134"/>
        <w:contextualSpacing/>
        <w:jc w:val="both"/>
        <w:rPr>
          <w:del w:id="595" w:author="Karine Martins" w:date="2016-10-10T09:49:00Z"/>
        </w:rPr>
      </w:pPr>
    </w:p>
    <w:p w14:paraId="3F759958" w14:textId="2EE524DC" w:rsidR="00A30793" w:rsidDel="007336F8" w:rsidRDefault="00A30793">
      <w:pPr>
        <w:tabs>
          <w:tab w:val="left" w:pos="1134"/>
        </w:tabs>
        <w:spacing w:before="0" w:after="0"/>
        <w:ind w:firstLine="1134"/>
        <w:contextualSpacing/>
        <w:jc w:val="both"/>
        <w:rPr>
          <w:del w:id="596" w:author="Karine Martins" w:date="2016-10-10T09:49:00Z"/>
        </w:rPr>
      </w:pPr>
    </w:p>
    <w:p w14:paraId="1D88A567" w14:textId="27C3EB28" w:rsidR="00A30793" w:rsidDel="007336F8" w:rsidRDefault="00A30793">
      <w:pPr>
        <w:tabs>
          <w:tab w:val="left" w:pos="1134"/>
        </w:tabs>
        <w:spacing w:before="0" w:after="0"/>
        <w:ind w:firstLine="1134"/>
        <w:contextualSpacing/>
        <w:jc w:val="both"/>
        <w:rPr>
          <w:del w:id="597" w:author="Karine Martins" w:date="2016-10-10T09:49:00Z"/>
        </w:rPr>
      </w:pPr>
    </w:p>
    <w:p w14:paraId="1E3E317E" w14:textId="22213234" w:rsidR="00A30793" w:rsidDel="007336F8" w:rsidRDefault="00A30793">
      <w:pPr>
        <w:tabs>
          <w:tab w:val="left" w:pos="1134"/>
        </w:tabs>
        <w:spacing w:before="0" w:after="0"/>
        <w:ind w:firstLine="1134"/>
        <w:contextualSpacing/>
        <w:jc w:val="both"/>
        <w:rPr>
          <w:del w:id="598" w:author="Karine Martins" w:date="2016-10-10T09:49:00Z"/>
        </w:rPr>
      </w:pPr>
    </w:p>
    <w:p w14:paraId="52FD76C7" w14:textId="6E8FB21B" w:rsidR="00A30793" w:rsidDel="007336F8" w:rsidRDefault="00A30793">
      <w:pPr>
        <w:tabs>
          <w:tab w:val="left" w:pos="1134"/>
        </w:tabs>
        <w:spacing w:before="0" w:after="0"/>
        <w:ind w:firstLine="1134"/>
        <w:contextualSpacing/>
        <w:jc w:val="both"/>
        <w:rPr>
          <w:del w:id="599" w:author="Karine Martins" w:date="2016-10-10T09:49:00Z"/>
        </w:rPr>
      </w:pPr>
    </w:p>
    <w:p w14:paraId="60C29F7C" w14:textId="19B09F03" w:rsidR="00A30793" w:rsidDel="007336F8" w:rsidRDefault="00A30793">
      <w:pPr>
        <w:tabs>
          <w:tab w:val="left" w:pos="1134"/>
        </w:tabs>
        <w:spacing w:before="0" w:after="0"/>
        <w:ind w:firstLine="1134"/>
        <w:contextualSpacing/>
        <w:jc w:val="both"/>
        <w:rPr>
          <w:del w:id="600" w:author="Karine Martins" w:date="2016-10-10T09:49:00Z"/>
        </w:rPr>
      </w:pPr>
    </w:p>
    <w:p w14:paraId="256D472B" w14:textId="27D0EA77" w:rsidR="00A30793" w:rsidDel="007336F8" w:rsidRDefault="00A30793">
      <w:pPr>
        <w:tabs>
          <w:tab w:val="left" w:pos="1134"/>
        </w:tabs>
        <w:spacing w:before="0" w:after="0"/>
        <w:ind w:firstLine="1134"/>
        <w:contextualSpacing/>
        <w:jc w:val="both"/>
        <w:rPr>
          <w:del w:id="601" w:author="Karine Martins" w:date="2016-10-10T09:49:00Z"/>
        </w:rPr>
      </w:pPr>
    </w:p>
    <w:p w14:paraId="6C4FFE68" w14:textId="14BFAFCC" w:rsidR="00A30793" w:rsidDel="007336F8" w:rsidRDefault="00A30793">
      <w:pPr>
        <w:tabs>
          <w:tab w:val="left" w:pos="1134"/>
        </w:tabs>
        <w:spacing w:before="0" w:after="0"/>
        <w:ind w:firstLine="1134"/>
        <w:contextualSpacing/>
        <w:jc w:val="both"/>
        <w:rPr>
          <w:del w:id="602" w:author="Karine Martins" w:date="2016-10-10T09:49:00Z"/>
        </w:rPr>
      </w:pPr>
    </w:p>
    <w:p w14:paraId="53DFC80D" w14:textId="18C7F36A" w:rsidR="00A30793" w:rsidDel="007336F8" w:rsidRDefault="00A30793">
      <w:pPr>
        <w:tabs>
          <w:tab w:val="left" w:pos="1134"/>
        </w:tabs>
        <w:spacing w:before="0" w:after="0"/>
        <w:ind w:firstLine="1134"/>
        <w:contextualSpacing/>
        <w:jc w:val="both"/>
        <w:rPr>
          <w:del w:id="603" w:author="Karine Martins" w:date="2016-10-10T09:49:00Z"/>
        </w:rPr>
      </w:pPr>
    </w:p>
    <w:p w14:paraId="4B0A86B2" w14:textId="49D1D5DD" w:rsidR="00A30793" w:rsidDel="007336F8" w:rsidRDefault="00A30793">
      <w:pPr>
        <w:tabs>
          <w:tab w:val="left" w:pos="1134"/>
        </w:tabs>
        <w:spacing w:before="0" w:after="0"/>
        <w:ind w:firstLine="1134"/>
        <w:contextualSpacing/>
        <w:jc w:val="both"/>
        <w:rPr>
          <w:del w:id="604" w:author="Karine Martins" w:date="2016-10-10T09:49:00Z"/>
        </w:rPr>
      </w:pPr>
    </w:p>
    <w:p w14:paraId="6DDE2AAF" w14:textId="12066D82" w:rsidR="00A30793" w:rsidDel="007336F8" w:rsidRDefault="00A30793">
      <w:pPr>
        <w:tabs>
          <w:tab w:val="left" w:pos="1134"/>
        </w:tabs>
        <w:spacing w:before="0" w:after="0"/>
        <w:ind w:firstLine="1134"/>
        <w:contextualSpacing/>
        <w:jc w:val="both"/>
        <w:rPr>
          <w:del w:id="605" w:author="Karine Martins" w:date="2016-10-10T09:49:00Z"/>
        </w:rPr>
      </w:pPr>
    </w:p>
    <w:p w14:paraId="7F187B79" w14:textId="1BA3CF1F" w:rsidR="00A30793" w:rsidDel="007336F8" w:rsidRDefault="00A30793">
      <w:pPr>
        <w:tabs>
          <w:tab w:val="left" w:pos="1134"/>
        </w:tabs>
        <w:spacing w:before="0" w:after="0"/>
        <w:ind w:firstLine="1134"/>
        <w:contextualSpacing/>
        <w:jc w:val="both"/>
        <w:rPr>
          <w:del w:id="606" w:author="Karine Martins" w:date="2016-10-10T09:49:00Z"/>
        </w:rPr>
      </w:pPr>
    </w:p>
    <w:p w14:paraId="6945D38E" w14:textId="764DA942" w:rsidR="00A30793" w:rsidDel="007336F8" w:rsidRDefault="00A30793">
      <w:pPr>
        <w:tabs>
          <w:tab w:val="left" w:pos="1134"/>
        </w:tabs>
        <w:spacing w:before="0" w:after="0"/>
        <w:ind w:firstLine="1134"/>
        <w:contextualSpacing/>
        <w:jc w:val="both"/>
        <w:rPr>
          <w:del w:id="607" w:author="Karine Martins" w:date="2016-10-10T09:49:00Z"/>
        </w:rPr>
      </w:pPr>
    </w:p>
    <w:p w14:paraId="36D1DF81" w14:textId="1C633061" w:rsidR="00A30793" w:rsidDel="007336F8" w:rsidRDefault="00A30793">
      <w:pPr>
        <w:tabs>
          <w:tab w:val="left" w:pos="1134"/>
        </w:tabs>
        <w:spacing w:before="0" w:after="0"/>
        <w:ind w:firstLine="1134"/>
        <w:contextualSpacing/>
        <w:jc w:val="both"/>
        <w:rPr>
          <w:del w:id="608" w:author="Karine Martins" w:date="2016-10-10T09:49:00Z"/>
        </w:rPr>
      </w:pPr>
    </w:p>
    <w:p w14:paraId="2C782770" w14:textId="2443C631" w:rsidR="00A30793" w:rsidDel="007336F8" w:rsidRDefault="00A30793">
      <w:pPr>
        <w:tabs>
          <w:tab w:val="left" w:pos="1134"/>
        </w:tabs>
        <w:spacing w:before="0" w:after="0"/>
        <w:ind w:firstLine="1134"/>
        <w:contextualSpacing/>
        <w:jc w:val="both"/>
        <w:rPr>
          <w:del w:id="609" w:author="Karine Martins" w:date="2016-10-10T09:49:00Z"/>
        </w:rPr>
      </w:pPr>
    </w:p>
    <w:p w14:paraId="188DC9C8" w14:textId="57170E2E" w:rsidR="00A30793" w:rsidDel="007336F8" w:rsidRDefault="00A30793">
      <w:pPr>
        <w:tabs>
          <w:tab w:val="left" w:pos="1134"/>
        </w:tabs>
        <w:spacing w:before="0" w:after="0"/>
        <w:ind w:firstLine="1134"/>
        <w:contextualSpacing/>
        <w:jc w:val="both"/>
        <w:rPr>
          <w:del w:id="610" w:author="Karine Martins" w:date="2016-10-10T09:49:00Z"/>
        </w:rPr>
      </w:pPr>
    </w:p>
    <w:p w14:paraId="1282CC2F" w14:textId="2A87E662" w:rsidR="00A30793" w:rsidDel="007336F8" w:rsidRDefault="00A30793">
      <w:pPr>
        <w:tabs>
          <w:tab w:val="left" w:pos="1134"/>
        </w:tabs>
        <w:spacing w:before="0" w:after="0"/>
        <w:ind w:firstLine="1134"/>
        <w:contextualSpacing/>
        <w:jc w:val="both"/>
        <w:rPr>
          <w:del w:id="611" w:author="Karine Martins" w:date="2016-10-10T09:49:00Z"/>
        </w:rPr>
      </w:pPr>
    </w:p>
    <w:p w14:paraId="3EDFE856" w14:textId="3A9E181E" w:rsidR="00A30793" w:rsidDel="007336F8" w:rsidRDefault="00A30793">
      <w:pPr>
        <w:tabs>
          <w:tab w:val="left" w:pos="1134"/>
        </w:tabs>
        <w:spacing w:before="0" w:after="0"/>
        <w:ind w:firstLine="1134"/>
        <w:contextualSpacing/>
        <w:jc w:val="both"/>
        <w:rPr>
          <w:del w:id="612" w:author="Karine Martins" w:date="2016-10-10T09:49:00Z"/>
        </w:rPr>
      </w:pPr>
    </w:p>
    <w:p w14:paraId="2EE10D1A" w14:textId="5E0FFA8F" w:rsidR="00A30793" w:rsidDel="007336F8" w:rsidRDefault="00A30793">
      <w:pPr>
        <w:tabs>
          <w:tab w:val="left" w:pos="1134"/>
        </w:tabs>
        <w:spacing w:before="0" w:after="0"/>
        <w:ind w:firstLine="1134"/>
        <w:contextualSpacing/>
        <w:jc w:val="both"/>
        <w:rPr>
          <w:del w:id="613" w:author="Karine Martins" w:date="2016-10-10T09:49:00Z"/>
        </w:rPr>
      </w:pPr>
    </w:p>
    <w:p w14:paraId="0AC05A77" w14:textId="260C1A9D" w:rsidR="00A30793" w:rsidDel="007336F8" w:rsidRDefault="00A30793">
      <w:pPr>
        <w:tabs>
          <w:tab w:val="left" w:pos="1134"/>
        </w:tabs>
        <w:spacing w:before="0" w:after="0"/>
        <w:ind w:firstLine="1134"/>
        <w:contextualSpacing/>
        <w:jc w:val="both"/>
        <w:rPr>
          <w:del w:id="614" w:author="Karine Martins" w:date="2016-10-10T09:49:00Z"/>
        </w:rPr>
      </w:pPr>
    </w:p>
    <w:p w14:paraId="105B4DAB" w14:textId="3965CAA2" w:rsidR="00A30793" w:rsidDel="007336F8" w:rsidRDefault="00A30793">
      <w:pPr>
        <w:tabs>
          <w:tab w:val="left" w:pos="1134"/>
        </w:tabs>
        <w:spacing w:before="0" w:after="0"/>
        <w:ind w:firstLine="1134"/>
        <w:contextualSpacing/>
        <w:jc w:val="both"/>
        <w:rPr>
          <w:del w:id="615" w:author="Karine Martins" w:date="2016-10-10T09:49:00Z"/>
        </w:rPr>
      </w:pPr>
    </w:p>
    <w:p w14:paraId="19BF42B5" w14:textId="111B7B47" w:rsidR="00A30793" w:rsidDel="007336F8" w:rsidRDefault="00A30793">
      <w:pPr>
        <w:tabs>
          <w:tab w:val="left" w:pos="1134"/>
        </w:tabs>
        <w:spacing w:before="0" w:after="0"/>
        <w:ind w:firstLine="1134"/>
        <w:contextualSpacing/>
        <w:jc w:val="both"/>
        <w:rPr>
          <w:del w:id="616" w:author="Karine Martins" w:date="2016-10-10T09:49:00Z"/>
        </w:rPr>
      </w:pPr>
    </w:p>
    <w:p w14:paraId="596EEC53" w14:textId="6654FEC6" w:rsidR="00A30793" w:rsidDel="007336F8" w:rsidRDefault="00A30793">
      <w:pPr>
        <w:tabs>
          <w:tab w:val="left" w:pos="1134"/>
        </w:tabs>
        <w:spacing w:before="0" w:after="0"/>
        <w:ind w:firstLine="1134"/>
        <w:contextualSpacing/>
        <w:jc w:val="both"/>
        <w:rPr>
          <w:del w:id="617" w:author="Karine Martins" w:date="2016-10-10T09:49:00Z"/>
        </w:rPr>
      </w:pPr>
    </w:p>
    <w:p w14:paraId="0F6D0C70" w14:textId="65BEE3AB" w:rsidR="00A30793" w:rsidDel="007336F8" w:rsidRDefault="00A30793">
      <w:pPr>
        <w:tabs>
          <w:tab w:val="left" w:pos="1134"/>
        </w:tabs>
        <w:spacing w:before="0" w:after="0"/>
        <w:ind w:firstLine="1134"/>
        <w:contextualSpacing/>
        <w:jc w:val="both"/>
        <w:rPr>
          <w:del w:id="618" w:author="Karine Martins" w:date="2016-10-10T09:49:00Z"/>
        </w:rPr>
      </w:pPr>
    </w:p>
    <w:p w14:paraId="6582E7D2" w14:textId="67310CFB" w:rsidR="00A30793" w:rsidDel="007336F8" w:rsidRDefault="00A30793">
      <w:pPr>
        <w:tabs>
          <w:tab w:val="left" w:pos="1134"/>
        </w:tabs>
        <w:spacing w:before="0" w:after="0"/>
        <w:ind w:firstLine="1134"/>
        <w:contextualSpacing/>
        <w:jc w:val="both"/>
        <w:rPr>
          <w:del w:id="619" w:author="Karine Martins" w:date="2016-10-10T09:49:00Z"/>
        </w:rPr>
      </w:pPr>
    </w:p>
    <w:p w14:paraId="6A0459E6" w14:textId="5FCBEEAB" w:rsidR="00A30793" w:rsidDel="007336F8" w:rsidRDefault="00A30793">
      <w:pPr>
        <w:tabs>
          <w:tab w:val="left" w:pos="1134"/>
        </w:tabs>
        <w:spacing w:before="0" w:after="0"/>
        <w:ind w:firstLine="1134"/>
        <w:contextualSpacing/>
        <w:jc w:val="both"/>
        <w:rPr>
          <w:del w:id="620" w:author="Karine Martins" w:date="2016-10-10T09:49:00Z"/>
        </w:rPr>
      </w:pPr>
    </w:p>
    <w:p w14:paraId="43F9BB00" w14:textId="2D900F22" w:rsidR="00A30793" w:rsidDel="007336F8" w:rsidRDefault="00A30793">
      <w:pPr>
        <w:tabs>
          <w:tab w:val="left" w:pos="1134"/>
        </w:tabs>
        <w:spacing w:before="0" w:after="0"/>
        <w:ind w:firstLine="1134"/>
        <w:contextualSpacing/>
        <w:jc w:val="both"/>
        <w:rPr>
          <w:del w:id="621" w:author="Karine Martins" w:date="2016-10-10T09:49:00Z"/>
        </w:rPr>
      </w:pPr>
    </w:p>
    <w:p w14:paraId="5E87BECC" w14:textId="0AA14C3E" w:rsidR="00A30793" w:rsidDel="007336F8" w:rsidRDefault="00A30793">
      <w:pPr>
        <w:tabs>
          <w:tab w:val="left" w:pos="1134"/>
        </w:tabs>
        <w:spacing w:before="0" w:after="0"/>
        <w:ind w:firstLine="1134"/>
        <w:contextualSpacing/>
        <w:jc w:val="both"/>
        <w:rPr>
          <w:del w:id="622" w:author="Karine Martins" w:date="2016-10-10T09:49:00Z"/>
        </w:rPr>
      </w:pPr>
    </w:p>
    <w:p w14:paraId="18AF831C" w14:textId="68F6A589" w:rsidR="00A30793" w:rsidDel="007336F8" w:rsidRDefault="00A30793">
      <w:pPr>
        <w:tabs>
          <w:tab w:val="left" w:pos="1134"/>
        </w:tabs>
        <w:spacing w:before="0" w:after="0"/>
        <w:ind w:firstLine="1134"/>
        <w:contextualSpacing/>
        <w:jc w:val="both"/>
        <w:rPr>
          <w:del w:id="623" w:author="Karine Martins" w:date="2016-10-10T09:49:00Z"/>
        </w:rPr>
      </w:pPr>
    </w:p>
    <w:p w14:paraId="20458B56" w14:textId="59396FC1" w:rsidR="00A30793" w:rsidDel="007336F8" w:rsidRDefault="00A30793">
      <w:pPr>
        <w:tabs>
          <w:tab w:val="left" w:pos="1134"/>
        </w:tabs>
        <w:spacing w:before="0" w:after="0"/>
        <w:ind w:firstLine="1134"/>
        <w:contextualSpacing/>
        <w:jc w:val="both"/>
        <w:rPr>
          <w:del w:id="624" w:author="Karine Martins" w:date="2016-10-10T09:49:00Z"/>
        </w:rPr>
      </w:pPr>
    </w:p>
    <w:p w14:paraId="26FF24A1" w14:textId="0B812A0A" w:rsidR="00A30793" w:rsidDel="007336F8" w:rsidRDefault="00A30793">
      <w:pPr>
        <w:tabs>
          <w:tab w:val="left" w:pos="1134"/>
        </w:tabs>
        <w:spacing w:before="0" w:after="0"/>
        <w:ind w:firstLine="1134"/>
        <w:contextualSpacing/>
        <w:jc w:val="both"/>
        <w:rPr>
          <w:del w:id="625" w:author="Karine Martins" w:date="2016-10-10T09:49:00Z"/>
        </w:rPr>
      </w:pPr>
    </w:p>
    <w:p w14:paraId="252D0BC8" w14:textId="75367CD3" w:rsidR="00A30793" w:rsidDel="007336F8" w:rsidRDefault="00A30793">
      <w:pPr>
        <w:tabs>
          <w:tab w:val="left" w:pos="1134"/>
        </w:tabs>
        <w:spacing w:before="0" w:after="0"/>
        <w:ind w:firstLine="1134"/>
        <w:contextualSpacing/>
        <w:jc w:val="both"/>
        <w:rPr>
          <w:del w:id="626" w:author="Karine Martins" w:date="2016-10-10T09:49:00Z"/>
        </w:rPr>
      </w:pPr>
    </w:p>
    <w:p w14:paraId="4C29C296" w14:textId="465F9786" w:rsidR="00A30793" w:rsidDel="007336F8" w:rsidRDefault="00A30793">
      <w:pPr>
        <w:tabs>
          <w:tab w:val="left" w:pos="1134"/>
        </w:tabs>
        <w:spacing w:before="0" w:after="0"/>
        <w:ind w:firstLine="1134"/>
        <w:contextualSpacing/>
        <w:jc w:val="both"/>
        <w:rPr>
          <w:del w:id="627" w:author="Karine Martins" w:date="2016-10-10T09:49:00Z"/>
        </w:rPr>
      </w:pPr>
    </w:p>
    <w:p w14:paraId="791AC08B" w14:textId="77777777" w:rsidR="00A30793" w:rsidRDefault="00A30793">
      <w:pPr>
        <w:tabs>
          <w:tab w:val="left" w:pos="1134"/>
        </w:tabs>
        <w:spacing w:before="0" w:after="0"/>
        <w:ind w:firstLine="1134"/>
        <w:contextualSpacing/>
        <w:jc w:val="both"/>
      </w:pPr>
    </w:p>
    <w:p w14:paraId="12597C5A" w14:textId="77777777" w:rsidR="00A30793" w:rsidRDefault="00A30793">
      <w:pPr>
        <w:tabs>
          <w:tab w:val="left" w:pos="1134"/>
        </w:tabs>
        <w:spacing w:before="0" w:after="0"/>
        <w:ind w:firstLine="1134"/>
        <w:contextualSpacing/>
        <w:jc w:val="both"/>
      </w:pPr>
    </w:p>
    <w:p w14:paraId="0E0432E2" w14:textId="77777777" w:rsidR="00A30793" w:rsidRDefault="00A30793">
      <w:pPr>
        <w:tabs>
          <w:tab w:val="left" w:pos="1134"/>
        </w:tabs>
        <w:spacing w:before="0" w:after="0"/>
        <w:ind w:firstLine="1134"/>
        <w:contextualSpacing/>
        <w:jc w:val="both"/>
      </w:pPr>
    </w:p>
    <w:p w14:paraId="5220C5B1" w14:textId="77777777" w:rsidR="00A30793" w:rsidRDefault="00A30793">
      <w:pPr>
        <w:tabs>
          <w:tab w:val="left" w:pos="1134"/>
        </w:tabs>
        <w:spacing w:before="0" w:after="0"/>
        <w:ind w:firstLine="1134"/>
        <w:contextualSpacing/>
        <w:jc w:val="both"/>
      </w:pPr>
    </w:p>
    <w:p w14:paraId="558689E7" w14:textId="77777777" w:rsidR="007336F8" w:rsidRDefault="007336F8">
      <w:pPr>
        <w:suppressAutoHyphens w:val="0"/>
        <w:spacing w:before="0" w:after="0" w:line="240" w:lineRule="auto"/>
        <w:rPr>
          <w:ins w:id="628" w:author="Karine Martins" w:date="2016-10-10T09:49:00Z"/>
          <w:rFonts w:cs="Times New Roman"/>
          <w:b/>
          <w:bCs/>
        </w:rPr>
      </w:pPr>
      <w:bookmarkStart w:id="629" w:name="_Toc422897608"/>
      <w:bookmarkStart w:id="630" w:name="_Toc462535602"/>
      <w:bookmarkEnd w:id="629"/>
      <w:bookmarkEnd w:id="630"/>
      <w:ins w:id="631" w:author="Karine Martins" w:date="2016-10-10T09:49:00Z">
        <w:r>
          <w:br w:type="page"/>
        </w:r>
      </w:ins>
    </w:p>
    <w:p w14:paraId="4E4CFCFA" w14:textId="5C44C6AC" w:rsidR="00A30793" w:rsidRDefault="00FE1B44">
      <w:pPr>
        <w:pStyle w:val="Ttulo1"/>
        <w:numPr>
          <w:ilvl w:val="0"/>
          <w:numId w:val="14"/>
        </w:numPr>
        <w:spacing w:before="0" w:after="240"/>
        <w:contextualSpacing/>
        <w:jc w:val="both"/>
      </w:pPr>
      <w:r>
        <w:lastRenderedPageBreak/>
        <w:t>CONCLUSÃO</w:t>
      </w:r>
    </w:p>
    <w:p w14:paraId="7A91EF50" w14:textId="77777777" w:rsidR="00A30793" w:rsidRDefault="00A30793">
      <w:pPr>
        <w:tabs>
          <w:tab w:val="left" w:pos="993"/>
        </w:tabs>
        <w:spacing w:before="0" w:after="0"/>
        <w:contextualSpacing/>
        <w:jc w:val="both"/>
      </w:pPr>
    </w:p>
    <w:p w14:paraId="4B96D0DD" w14:textId="5346489B" w:rsidR="00A30793" w:rsidRDefault="00FE1B44">
      <w:pPr>
        <w:tabs>
          <w:tab w:val="left" w:pos="993"/>
        </w:tabs>
        <w:spacing w:before="0" w:after="0"/>
        <w:contextualSpacing/>
        <w:jc w:val="both"/>
      </w:pPr>
      <w:r>
        <w:tab/>
        <w:t xml:space="preserve">O trabalho consiste no desenvolvimento de um sistema </w:t>
      </w:r>
      <w:del w:id="632" w:author="Nortti" w:date="2016-10-15T02:30:00Z">
        <w:r w:rsidRPr="007336F8" w:rsidDel="000E4571">
          <w:rPr>
            <w:i/>
            <w:rPrChange w:id="633" w:author="Karine Martins" w:date="2016-10-10T09:49:00Z">
              <w:rPr/>
            </w:rPrChange>
          </w:rPr>
          <w:delText>web</w:delText>
        </w:r>
        <w:r w:rsidDel="000E4571">
          <w:delText xml:space="preserve"> </w:delText>
        </w:r>
      </w:del>
      <w:r>
        <w:t xml:space="preserve">de gerenciamento plantão de vendas para a empresa </w:t>
      </w:r>
      <w:proofErr w:type="spellStart"/>
      <w:proofErr w:type="gramStart"/>
      <w:r>
        <w:t>GrandMinas</w:t>
      </w:r>
      <w:proofErr w:type="spellEnd"/>
      <w:proofErr w:type="gramEnd"/>
      <w:r>
        <w:t xml:space="preserve">. O sistema apresenta área de relatório para o corretor do loteamento, </w:t>
      </w:r>
      <w:ins w:id="634" w:author="Karine Martins" w:date="2016-10-10T09:49:00Z">
        <w:r w:rsidR="007336F8">
          <w:t xml:space="preserve">e </w:t>
        </w:r>
      </w:ins>
      <w:r>
        <w:t>essa área tem como função resolver o problema de transparência em relação aos valores que serão recebidos pelos corretores, o qual tem todos os detalhes da venda bem como o valor correto da porcentagem do corretor.</w:t>
      </w:r>
    </w:p>
    <w:p w14:paraId="73D7916A" w14:textId="3415CF9E" w:rsidR="00A30793" w:rsidRDefault="00FE1B44">
      <w:pPr>
        <w:tabs>
          <w:tab w:val="left" w:pos="993"/>
        </w:tabs>
        <w:spacing w:before="0" w:after="0"/>
        <w:contextualSpacing/>
        <w:jc w:val="both"/>
      </w:pPr>
      <w:r>
        <w:tab/>
        <w:t xml:space="preserve">Foi demonstrado também que houve a necessidade do acesso ao sistema de qualquer lugar do mundo e relacionado a isso foi tomada a decisão de criar um sistema </w:t>
      </w:r>
      <w:del w:id="635" w:author="Nortti" w:date="2016-10-15T02:30:00Z">
        <w:r w:rsidRPr="007336F8" w:rsidDel="000E4571">
          <w:rPr>
            <w:i/>
            <w:rPrChange w:id="636" w:author="Karine Martins" w:date="2016-10-10T09:50:00Z">
              <w:rPr/>
            </w:rPrChange>
          </w:rPr>
          <w:delText>web</w:delText>
        </w:r>
        <w:r w:rsidDel="000E4571">
          <w:delText xml:space="preserve"> </w:delText>
        </w:r>
      </w:del>
      <w:r>
        <w:t xml:space="preserve">hospedado no </w:t>
      </w:r>
      <w:r w:rsidR="007336F8">
        <w:t>HEROKU</w:t>
      </w:r>
      <w:r>
        <w:t>, pois existe a possibilidade de acesso em qualquer lugar do mundo através da internet, sanando o problema do acesso.</w:t>
      </w:r>
    </w:p>
    <w:p w14:paraId="2FF27543" w14:textId="77777777" w:rsidR="00A30793" w:rsidRDefault="00FE1B44">
      <w:pPr>
        <w:tabs>
          <w:tab w:val="left" w:pos="993"/>
        </w:tabs>
        <w:spacing w:before="0" w:after="0"/>
        <w:contextualSpacing/>
        <w:jc w:val="both"/>
      </w:pPr>
      <w:r>
        <w:tab/>
        <w:t xml:space="preserve">Outro fator relevante é a centralização e clareza de informações em um só lugar. Está criada no sistema a tela de vendas, onde, todas as informações relativas </w:t>
      </w:r>
      <w:proofErr w:type="gramStart"/>
      <w:r>
        <w:t>a</w:t>
      </w:r>
      <w:proofErr w:type="gramEnd"/>
      <w:r>
        <w:t xml:space="preserve"> venda de um determinado lote estão nessa tela, sendo assim, os usuários corretor, funcionário e administrador tem acesso a informação em um local único o que facilita a comunicação e o trabalho dos usuários.</w:t>
      </w:r>
    </w:p>
    <w:p w14:paraId="03895898" w14:textId="619D099F" w:rsidR="00A30793" w:rsidRDefault="00FE1B44">
      <w:pPr>
        <w:tabs>
          <w:tab w:val="left" w:pos="993"/>
        </w:tabs>
        <w:spacing w:before="0" w:after="0"/>
        <w:contextualSpacing/>
        <w:jc w:val="both"/>
      </w:pPr>
      <w:r>
        <w:tab/>
        <w:t xml:space="preserve">Nota-se também a facilidade de saber o valor único e total das vendas de lotes e </w:t>
      </w:r>
      <w:proofErr w:type="gramStart"/>
      <w:r>
        <w:t>quanto dessas vendas serão</w:t>
      </w:r>
      <w:proofErr w:type="gramEnd"/>
      <w:r>
        <w:t xml:space="preserve"> revertidas em bonificações para os corretores, além de contar com um sistema de </w:t>
      </w:r>
      <w:del w:id="637" w:author="Nortti" w:date="2016-10-15T02:30:00Z">
        <w:r w:rsidRPr="007336F8" w:rsidDel="000E4571">
          <w:rPr>
            <w:i/>
            <w:rPrChange w:id="638" w:author="Karine Martins" w:date="2016-10-10T09:50:00Z">
              <w:rPr/>
            </w:rPrChange>
          </w:rPr>
          <w:delText>ranking</w:delText>
        </w:r>
        <w:r w:rsidDel="000E4571">
          <w:delText xml:space="preserve"> </w:delText>
        </w:r>
      </w:del>
      <w:proofErr w:type="spellStart"/>
      <w:r>
        <w:t>de</w:t>
      </w:r>
      <w:proofErr w:type="spellEnd"/>
      <w:r>
        <w:t xml:space="preserve"> corretores onde </w:t>
      </w:r>
      <w:del w:id="639" w:author="Karine Martins" w:date="2016-10-10T09:50:00Z">
        <w:r w:rsidDel="007336F8">
          <w:delText xml:space="preserve">medimos </w:delText>
        </w:r>
      </w:del>
      <w:ins w:id="640" w:author="Karine Martins" w:date="2016-10-10T09:50:00Z">
        <w:r w:rsidR="007336F8">
          <w:t xml:space="preserve">pode medir </w:t>
        </w:r>
      </w:ins>
      <w:r>
        <w:t>o corretor que vendeu uma maior quantidade de lotes.</w:t>
      </w:r>
    </w:p>
    <w:p w14:paraId="47187D1C" w14:textId="2D15D6FC" w:rsidR="00A30793" w:rsidRDefault="00FE1B44">
      <w:pPr>
        <w:tabs>
          <w:tab w:val="left" w:pos="993"/>
        </w:tabs>
        <w:spacing w:before="0" w:after="0"/>
        <w:ind w:firstLine="1134"/>
        <w:contextualSpacing/>
        <w:jc w:val="both"/>
      </w:pPr>
      <w:r>
        <w:t xml:space="preserve">É recomendado para elaboração de trabalhos futuros: a integração com o sistema de gerenciamento financeiro de toda a empresa de loteamento e a integração com </w:t>
      </w:r>
      <w:del w:id="641" w:author="Nortti" w:date="2016-10-15T02:31:00Z">
        <w:r w:rsidRPr="007336F8" w:rsidDel="000E4571">
          <w:rPr>
            <w:i/>
            <w:rPrChange w:id="642" w:author="Karine Martins" w:date="2016-10-10T09:51:00Z">
              <w:rPr/>
            </w:rPrChange>
          </w:rPr>
          <w:delText>site</w:delText>
        </w:r>
        <w:r w:rsidDel="000E4571">
          <w:delText xml:space="preserve"> </w:delText>
        </w:r>
      </w:del>
      <w:r>
        <w:t>de vendas de lotes</w:t>
      </w:r>
      <w:del w:id="643" w:author="Nortti" w:date="2016-10-15T02:31:00Z">
        <w:r w:rsidDel="000E4571">
          <w:delText xml:space="preserve"> </w:delText>
        </w:r>
        <w:r w:rsidRPr="007336F8" w:rsidDel="000E4571">
          <w:rPr>
            <w:i/>
            <w:rPrChange w:id="644" w:author="Karine Martins" w:date="2016-10-10T09:51:00Z">
              <w:rPr/>
            </w:rPrChange>
          </w:rPr>
          <w:delText>on</w:delText>
        </w:r>
      </w:del>
      <w:ins w:id="645" w:author="Karine Martins" w:date="2016-10-10T09:51:00Z">
        <w:del w:id="646" w:author="Nortti" w:date="2016-10-15T02:31:00Z">
          <w:r w:rsidR="007336F8" w:rsidRPr="007336F8" w:rsidDel="000E4571">
            <w:rPr>
              <w:i/>
              <w:rPrChange w:id="647" w:author="Karine Martins" w:date="2016-10-10T09:51:00Z">
                <w:rPr/>
              </w:rPrChange>
            </w:rPr>
            <w:delText>-</w:delText>
          </w:r>
        </w:del>
      </w:ins>
      <w:del w:id="648" w:author="Nortti" w:date="2016-10-15T02:31:00Z">
        <w:r w:rsidRPr="007336F8" w:rsidDel="000E4571">
          <w:rPr>
            <w:i/>
            <w:rPrChange w:id="649" w:author="Karine Martins" w:date="2016-10-10T09:51:00Z">
              <w:rPr/>
            </w:rPrChange>
          </w:rPr>
          <w:delText>line</w:delText>
        </w:r>
      </w:del>
      <w:r>
        <w:t xml:space="preserve">. Dessa maneira a gestão do loteamento será </w:t>
      </w:r>
      <w:ins w:id="650" w:author="Karine Martins" w:date="2016-10-10T09:51:00Z">
        <w:r w:rsidR="007336F8">
          <w:t>i</w:t>
        </w:r>
      </w:ins>
      <w:del w:id="651" w:author="Karine Martins" w:date="2016-10-10T09:51:00Z">
        <w:r w:rsidDel="007336F8">
          <w:delText>e</w:delText>
        </w:r>
      </w:del>
      <w:proofErr w:type="gramStart"/>
      <w:r>
        <w:t>nt</w:t>
      </w:r>
      <w:proofErr w:type="gramEnd"/>
      <w:del w:id="652" w:author="Karine Martins" w:date="2016-10-10T09:51:00Z">
        <w:r w:rsidDel="007336F8">
          <w:delText>r</w:delText>
        </w:r>
      </w:del>
      <w:r>
        <w:t>eg</w:t>
      </w:r>
      <w:ins w:id="653" w:author="Karine Martins" w:date="2016-10-10T09:51:00Z">
        <w:r w:rsidR="007336F8">
          <w:t>r</w:t>
        </w:r>
      </w:ins>
      <w:r>
        <w:t>ada com o sistema contábil</w:t>
      </w:r>
      <w:ins w:id="654" w:author="Karine Martins" w:date="2016-10-10T09:51:00Z">
        <w:r w:rsidR="007336F8">
          <w:t>,</w:t>
        </w:r>
      </w:ins>
      <w:r>
        <w:t xml:space="preserve"> </w:t>
      </w:r>
      <w:del w:id="655" w:author="Karine Martins" w:date="2016-10-10T09:51:00Z">
        <w:r w:rsidDel="007336F8">
          <w:delText xml:space="preserve">e já </w:delText>
        </w:r>
      </w:del>
      <w:r>
        <w:t xml:space="preserve">gerando os contratos para o cliente da </w:t>
      </w:r>
      <w:proofErr w:type="spellStart"/>
      <w:r>
        <w:t>GrandMinas</w:t>
      </w:r>
      <w:proofErr w:type="spellEnd"/>
      <w:r>
        <w:t xml:space="preserve"> e consequente geração e envio dos boletos de cobrança do lote, automatizando toda a cadeia de processos de vendas e cobrança da empresa </w:t>
      </w:r>
      <w:proofErr w:type="spellStart"/>
      <w:r>
        <w:t>GrandMinas</w:t>
      </w:r>
      <w:proofErr w:type="spellEnd"/>
      <w:ins w:id="656" w:author="Karine Martins" w:date="2016-10-10T09:51:00Z">
        <w:r w:rsidR="007336F8">
          <w:t>.</w:t>
        </w:r>
      </w:ins>
      <w:del w:id="657" w:author="Karine Martins" w:date="2016-10-10T09:51:00Z">
        <w:r w:rsidDel="007336F8">
          <w:delText>,</w:delText>
        </w:r>
      </w:del>
      <w:r>
        <w:t xml:space="preserve"> </w:t>
      </w:r>
      <w:del w:id="658" w:author="Karine Martins" w:date="2016-10-10T09:51:00Z">
        <w:r w:rsidDel="007336F8">
          <w:delText xml:space="preserve">e </w:delText>
        </w:r>
      </w:del>
      <w:r w:rsidR="007336F8">
        <w:t xml:space="preserve">Com </w:t>
      </w:r>
      <w:r>
        <w:t xml:space="preserve">a integração com </w:t>
      </w:r>
      <w:del w:id="659" w:author="Nortti" w:date="2016-10-15T02:32:00Z">
        <w:r w:rsidRPr="007336F8" w:rsidDel="000E4571">
          <w:rPr>
            <w:i/>
            <w:rPrChange w:id="660" w:author="Karine Martins" w:date="2016-10-10T09:52:00Z">
              <w:rPr/>
            </w:rPrChange>
          </w:rPr>
          <w:delText>site</w:delText>
        </w:r>
        <w:r w:rsidDel="000E4571">
          <w:delText xml:space="preserve"> </w:delText>
        </w:r>
      </w:del>
      <w:r>
        <w:t xml:space="preserve">de venda de loteamento </w:t>
      </w:r>
      <w:r w:rsidRPr="007336F8">
        <w:rPr>
          <w:i/>
          <w:rPrChange w:id="661" w:author="Karine Martins" w:date="2016-10-10T09:52:00Z">
            <w:rPr/>
          </w:rPrChange>
        </w:rPr>
        <w:t>on</w:t>
      </w:r>
      <w:ins w:id="662" w:author="Karine Martins" w:date="2016-10-10T09:52:00Z">
        <w:r w:rsidR="007336F8" w:rsidRPr="007336F8">
          <w:rPr>
            <w:i/>
            <w:rPrChange w:id="663" w:author="Karine Martins" w:date="2016-10-10T09:52:00Z">
              <w:rPr/>
            </w:rPrChange>
          </w:rPr>
          <w:t>-</w:t>
        </w:r>
      </w:ins>
      <w:r w:rsidRPr="007336F8">
        <w:rPr>
          <w:i/>
          <w:rPrChange w:id="664" w:author="Karine Martins" w:date="2016-10-10T09:52:00Z">
            <w:rPr/>
          </w:rPrChange>
        </w:rPr>
        <w:t>line</w:t>
      </w:r>
      <w:r>
        <w:t xml:space="preserve"> </w:t>
      </w:r>
      <w:ins w:id="665" w:author="Karine Martins" w:date="2016-10-10T09:52:00Z">
        <w:r w:rsidR="007336F8">
          <w:t>há</w:t>
        </w:r>
      </w:ins>
      <w:del w:id="666" w:author="Karine Martins" w:date="2016-10-10T09:52:00Z">
        <w:r w:rsidDel="007336F8">
          <w:delText>a</w:delText>
        </w:r>
      </w:del>
      <w:r>
        <w:t xml:space="preserve"> possibilidade de um novo canal de vendas, com a atualização de </w:t>
      </w:r>
      <w:r w:rsidRPr="007336F8">
        <w:rPr>
          <w:i/>
          <w:rPrChange w:id="667" w:author="Karine Martins" w:date="2016-10-10T09:52:00Z">
            <w:rPr/>
          </w:rPrChange>
        </w:rPr>
        <w:t>status</w:t>
      </w:r>
      <w:r>
        <w:t xml:space="preserve"> do lote automática independente do canal utilizado para a venda.</w:t>
      </w:r>
    </w:p>
    <w:p w14:paraId="1184765D" w14:textId="23DA4838" w:rsidR="00A30793" w:rsidRDefault="00FE1B44">
      <w:pPr>
        <w:tabs>
          <w:tab w:val="left" w:pos="993"/>
        </w:tabs>
        <w:spacing w:before="0" w:after="0"/>
        <w:ind w:firstLine="1134"/>
        <w:contextualSpacing/>
        <w:jc w:val="both"/>
      </w:pPr>
      <w:r>
        <w:t>Levando em consideração o que foi apresentado anteriormente, pode</w:t>
      </w:r>
      <w:ins w:id="668" w:author="Karine Martins" w:date="2016-10-10T09:52:00Z">
        <w:r w:rsidR="007336F8">
          <w:t>-se</w:t>
        </w:r>
      </w:ins>
      <w:del w:id="669" w:author="Karine Martins" w:date="2016-10-10T09:52:00Z">
        <w:r w:rsidDel="007336F8">
          <w:delText>mos</w:delText>
        </w:r>
      </w:del>
      <w:r>
        <w:t xml:space="preserve"> então concluir que, o trabalho </w:t>
      </w:r>
      <w:commentRangeStart w:id="670"/>
      <w:r>
        <w:t>foi concluído com êxito cumprindo com os objetivos gerais e específicos.</w:t>
      </w:r>
      <w:commentRangeEnd w:id="670"/>
      <w:r w:rsidR="007336F8">
        <w:rPr>
          <w:rStyle w:val="Refdecomentrio"/>
        </w:rPr>
        <w:commentReference w:id="670"/>
      </w:r>
    </w:p>
    <w:p w14:paraId="21BD8370" w14:textId="77777777" w:rsidR="00A30793" w:rsidRDefault="00A30793">
      <w:pPr>
        <w:tabs>
          <w:tab w:val="left" w:pos="993"/>
        </w:tabs>
        <w:spacing w:before="0" w:after="0"/>
        <w:ind w:firstLine="1134"/>
        <w:contextualSpacing/>
        <w:jc w:val="both"/>
      </w:pPr>
    </w:p>
    <w:p w14:paraId="7E681542" w14:textId="77777777" w:rsidR="00A30793" w:rsidRDefault="00FE1B44">
      <w:pPr>
        <w:pStyle w:val="Ttulo1"/>
        <w:numPr>
          <w:ilvl w:val="0"/>
          <w:numId w:val="4"/>
        </w:numPr>
        <w:jc w:val="center"/>
        <w:pPrChange w:id="671" w:author="Karine Martins" w:date="2016-10-10T09:53:00Z">
          <w:pPr>
            <w:pStyle w:val="Ttulo1"/>
            <w:numPr>
              <w:numId w:val="4"/>
            </w:numPr>
            <w:ind w:left="432" w:hanging="432"/>
          </w:pPr>
        </w:pPrChange>
      </w:pPr>
      <w:bookmarkStart w:id="672" w:name="_Toc422897609"/>
      <w:bookmarkStart w:id="673" w:name="_Toc420565699"/>
      <w:bookmarkStart w:id="674" w:name="_Toc462535603"/>
      <w:bookmarkEnd w:id="672"/>
      <w:bookmarkEnd w:id="673"/>
      <w:bookmarkEnd w:id="674"/>
      <w:del w:id="675" w:author="Karine Martins" w:date="2016-10-10T09:53:00Z">
        <w:r w:rsidDel="007336F8">
          <w:lastRenderedPageBreak/>
          <w:delText>6</w:delText>
        </w:r>
      </w:del>
      <w:r>
        <w:t xml:space="preserve"> REFERÊNCIAS</w:t>
      </w:r>
    </w:p>
    <w:p w14:paraId="4F97F270" w14:textId="34CC87BA" w:rsidR="00D56AB2" w:rsidRDefault="00D56AB2">
      <w:pPr>
        <w:pStyle w:val="Corpodetexto"/>
        <w:numPr>
          <w:ilvl w:val="0"/>
          <w:numId w:val="4"/>
        </w:numPr>
        <w:spacing w:before="0" w:after="0" w:line="240" w:lineRule="auto"/>
        <w:ind w:left="0" w:firstLine="0"/>
        <w:pPrChange w:id="676" w:author="Karine Martins" w:date="2016-10-10T10:08:00Z">
          <w:pPr>
            <w:pStyle w:val="Corpodetexto"/>
            <w:numPr>
              <w:numId w:val="4"/>
            </w:numPr>
            <w:spacing w:before="0" w:after="0" w:line="240" w:lineRule="auto"/>
            <w:ind w:left="432" w:hanging="432"/>
          </w:pPr>
        </w:pPrChange>
      </w:pPr>
      <w:moveToRangeStart w:id="677" w:author="Karine Martins" w:date="2016-10-10T10:07:00Z" w:name="move463857400"/>
      <w:moveTo w:id="678" w:author="Karine Martins" w:date="2016-10-10T10:07:00Z">
        <w:r>
          <w:t xml:space="preserve">ADRIEL, Wendell; </w:t>
        </w:r>
        <w:r>
          <w:rPr>
            <w:b/>
            <w:bCs/>
          </w:rPr>
          <w:t xml:space="preserve">Introdução ao </w:t>
        </w:r>
        <w:proofErr w:type="spellStart"/>
        <w:r>
          <w:rPr>
            <w:b/>
            <w:bCs/>
          </w:rPr>
          <w:t>Laravel</w:t>
        </w:r>
        <w:proofErr w:type="spellEnd"/>
        <w:r>
          <w:rPr>
            <w:b/>
            <w:bCs/>
          </w:rPr>
          <w:t xml:space="preserve"> Framework PHP. </w:t>
        </w:r>
        <w:proofErr w:type="gramStart"/>
        <w:r>
          <w:t>2015 Disponível</w:t>
        </w:r>
        <w:proofErr w:type="gramEnd"/>
        <w:r>
          <w:t xml:space="preserve"> em: </w:t>
        </w:r>
        <w:r>
          <w:fldChar w:fldCharType="begin"/>
        </w:r>
        <w:r>
          <w:instrText xml:space="preserve"> HYPERLINK "http://www.devmedia.com.br/introducao-ao-laravel-framework-php/33173" \h </w:instrText>
        </w:r>
        <w:r>
          <w:fldChar w:fldCharType="separate"/>
        </w:r>
        <w:r>
          <w:rPr>
            <w:rStyle w:val="InternetLink"/>
            <w:vanish/>
            <w:webHidden/>
          </w:rPr>
          <w:t>http://www.devmedia.com.br/introducao-ao-laravel-framework-php/33173</w:t>
        </w:r>
        <w:r>
          <w:rPr>
            <w:rStyle w:val="InternetLink"/>
            <w:vanish/>
          </w:rPr>
          <w:fldChar w:fldCharType="end"/>
        </w:r>
      </w:moveTo>
      <w:ins w:id="679" w:author="Karine Martins" w:date="2016-10-10T10:08:00Z">
        <w:r>
          <w:rPr>
            <w:rStyle w:val="InternetLink"/>
            <w:vanish/>
          </w:rPr>
          <w:t xml:space="preserve">. </w:t>
        </w:r>
      </w:ins>
      <w:moveTo w:id="680" w:author="Karine Martins" w:date="2016-10-10T10:07:00Z">
        <w:r>
          <w:t xml:space="preserve"> Acess</w:t>
        </w:r>
        <w:del w:id="681" w:author="Karine Martins" w:date="2016-10-10T10:08:00Z">
          <w:r w:rsidDel="00D56AB2">
            <w:delText>ad</w:delText>
          </w:r>
        </w:del>
        <w:r>
          <w:t>o em: 20 de set. 2016</w:t>
        </w:r>
      </w:moveTo>
    </w:p>
    <w:moveToRangeEnd w:id="677"/>
    <w:p w14:paraId="1068DA5D" w14:textId="77777777" w:rsidR="007336F8" w:rsidRDefault="007336F8">
      <w:pPr>
        <w:pStyle w:val="Normal1"/>
        <w:jc w:val="both"/>
        <w:rPr>
          <w:ins w:id="682" w:author="Karine Martins" w:date="2016-10-10T09:53:00Z"/>
        </w:rPr>
      </w:pPr>
    </w:p>
    <w:p w14:paraId="218DD26A" w14:textId="6E4B08A7" w:rsidR="007336F8" w:rsidRDefault="007336F8">
      <w:pPr>
        <w:pStyle w:val="Corpodetexto"/>
        <w:spacing w:before="0" w:after="0" w:line="240" w:lineRule="auto"/>
        <w:rPr>
          <w:ins w:id="683" w:author="Karine Martins" w:date="2016-10-10T09:53:00Z"/>
        </w:rPr>
        <w:pPrChange w:id="684" w:author="Karine Martins" w:date="2016-10-10T10:06:00Z">
          <w:pPr>
            <w:pStyle w:val="Corpodetexto"/>
            <w:spacing w:line="240" w:lineRule="auto"/>
            <w:jc w:val="both"/>
          </w:pPr>
        </w:pPrChange>
      </w:pPr>
      <w:commentRangeStart w:id="685"/>
      <w:ins w:id="686" w:author="Karine Martins" w:date="2016-10-10T09:53:00Z">
        <w:r>
          <w:rPr>
            <w:b/>
            <w:bCs/>
          </w:rPr>
          <w:t>ASTAH</w:t>
        </w:r>
      </w:ins>
      <w:commentRangeEnd w:id="685"/>
      <w:ins w:id="687" w:author="Karine Martins" w:date="2016-10-10T09:54:00Z">
        <w:r>
          <w:rPr>
            <w:rStyle w:val="Refdecomentrio"/>
          </w:rPr>
          <w:commentReference w:id="685"/>
        </w:r>
      </w:ins>
      <w:ins w:id="688" w:author="Karine Martins" w:date="2016-10-10T09:53:00Z">
        <w:r>
          <w:rPr>
            <w:b/>
            <w:bCs/>
          </w:rPr>
          <w:t xml:space="preserve">* BASIC OPERATION GUIDE, 2009. </w:t>
        </w:r>
        <w:r>
          <w:t xml:space="preserve">Disponível em: </w:t>
        </w:r>
        <w:r>
          <w:fldChar w:fldCharType="begin"/>
        </w:r>
        <w:r>
          <w:instrText xml:space="preserve"> HYPERLINK "http://astah.net/resources/documents/astah-basic-operation.pdf" \h </w:instrText>
        </w:r>
        <w:r>
          <w:fldChar w:fldCharType="separate"/>
        </w:r>
        <w:r>
          <w:rPr>
            <w:rStyle w:val="InternetLink"/>
            <w:vanish/>
            <w:webHidden/>
          </w:rPr>
          <w:t>http://astah.net/resources/documents/astah-basic-operation.pdf</w:t>
        </w:r>
        <w:r>
          <w:rPr>
            <w:rStyle w:val="InternetLink"/>
            <w:vanish/>
          </w:rPr>
          <w:fldChar w:fldCharType="end"/>
        </w:r>
        <w:r>
          <w:t xml:space="preserve"> Acesso em: 25 ago. 2016.</w:t>
        </w:r>
      </w:ins>
    </w:p>
    <w:p w14:paraId="74137F5C" w14:textId="77777777" w:rsidR="00D56AB2" w:rsidRDefault="00D56AB2">
      <w:pPr>
        <w:pStyle w:val="Corpodetexto"/>
        <w:spacing w:before="0" w:after="0" w:line="240" w:lineRule="auto"/>
        <w:rPr>
          <w:ins w:id="689" w:author="Karine Martins" w:date="2016-10-10T10:07:00Z"/>
        </w:rPr>
        <w:pPrChange w:id="690" w:author="Karine Martins" w:date="2016-10-10T10:06:00Z">
          <w:pPr>
            <w:pStyle w:val="Corpodetexto"/>
            <w:spacing w:line="240" w:lineRule="auto"/>
            <w:jc w:val="both"/>
          </w:pPr>
        </w:pPrChange>
      </w:pPr>
    </w:p>
    <w:p w14:paraId="58CE01ED" w14:textId="6973FDCA" w:rsidR="007336F8" w:rsidRDefault="007336F8">
      <w:pPr>
        <w:pStyle w:val="Corpodetexto"/>
        <w:spacing w:before="0" w:after="0" w:line="240" w:lineRule="auto"/>
        <w:rPr>
          <w:ins w:id="691" w:author="Karine Martins" w:date="2016-10-10T09:53:00Z"/>
        </w:rPr>
        <w:pPrChange w:id="692" w:author="Karine Martins" w:date="2016-10-10T10:06:00Z">
          <w:pPr>
            <w:pStyle w:val="Corpodetexto"/>
            <w:spacing w:line="240" w:lineRule="auto"/>
            <w:jc w:val="both"/>
          </w:pPr>
        </w:pPrChange>
      </w:pPr>
      <w:ins w:id="693" w:author="Karine Martins" w:date="2016-10-10T09:53:00Z">
        <w:r>
          <w:t xml:space="preserve">BOOCH, </w:t>
        </w:r>
        <w:proofErr w:type="spellStart"/>
        <w:r>
          <w:t>Grady</w:t>
        </w:r>
        <w:proofErr w:type="spellEnd"/>
        <w:r>
          <w:t>; RUMBAUGH, James; JACOBS</w:t>
        </w:r>
      </w:ins>
      <w:ins w:id="694" w:author="Karine Martins" w:date="2016-10-10T09:56:00Z">
        <w:r>
          <w:t>O</w:t>
        </w:r>
      </w:ins>
      <w:ins w:id="695" w:author="Karine Martins" w:date="2016-10-10T09:53:00Z">
        <w:r>
          <w:t xml:space="preserve">N, Ivar; </w:t>
        </w:r>
        <w:r>
          <w:rPr>
            <w:b/>
            <w:bCs/>
          </w:rPr>
          <w:t>UML:</w:t>
        </w:r>
      </w:ins>
      <w:ins w:id="696" w:author="Karine Martins" w:date="2016-10-10T09:54:00Z">
        <w:r>
          <w:rPr>
            <w:b/>
            <w:bCs/>
          </w:rPr>
          <w:t xml:space="preserve"> </w:t>
        </w:r>
      </w:ins>
      <w:ins w:id="697" w:author="Karine Martins" w:date="2016-10-10T09:53:00Z">
        <w:r w:rsidRPr="007336F8">
          <w:rPr>
            <w:bCs/>
            <w:rPrChange w:id="698" w:author="Karine Martins" w:date="2016-10-10T09:54:00Z">
              <w:rPr>
                <w:b/>
                <w:bCs/>
              </w:rPr>
            </w:rPrChange>
          </w:rPr>
          <w:t>Guia do Usuário</w:t>
        </w:r>
        <w:r>
          <w:t xml:space="preserve">. </w:t>
        </w:r>
      </w:ins>
      <w:ins w:id="699" w:author="Karine Martins" w:date="2016-10-10T09:54:00Z">
        <w:r>
          <w:t xml:space="preserve">São Paulo: </w:t>
        </w:r>
      </w:ins>
      <w:proofErr w:type="spellStart"/>
      <w:ins w:id="700" w:author="Karine Martins" w:date="2016-10-10T09:53:00Z">
        <w:r>
          <w:t>Elsevier</w:t>
        </w:r>
        <w:proofErr w:type="spellEnd"/>
        <w:r>
          <w:t>, 2005.</w:t>
        </w:r>
      </w:ins>
    </w:p>
    <w:p w14:paraId="2B09EA61" w14:textId="77777777" w:rsidR="00D56AB2" w:rsidRDefault="00D56AB2">
      <w:pPr>
        <w:pStyle w:val="Corpodetexto"/>
        <w:spacing w:before="0" w:after="0" w:line="240" w:lineRule="auto"/>
        <w:rPr>
          <w:ins w:id="701" w:author="Karine Martins" w:date="2016-10-10T10:07:00Z"/>
        </w:rPr>
        <w:pPrChange w:id="702" w:author="Karine Martins" w:date="2016-10-10T10:06:00Z">
          <w:pPr>
            <w:pStyle w:val="Corpodetexto"/>
            <w:spacing w:line="240" w:lineRule="auto"/>
            <w:jc w:val="both"/>
          </w:pPr>
        </w:pPrChange>
      </w:pPr>
    </w:p>
    <w:p w14:paraId="722CBDA2" w14:textId="77777777" w:rsidR="007336F8" w:rsidRDefault="007336F8">
      <w:pPr>
        <w:pStyle w:val="Corpodetexto"/>
        <w:spacing w:before="0" w:after="0" w:line="240" w:lineRule="auto"/>
        <w:rPr>
          <w:ins w:id="703" w:author="Karine Martins" w:date="2016-10-10T09:53:00Z"/>
          <w:b/>
          <w:bCs/>
        </w:rPr>
        <w:pPrChange w:id="704" w:author="Karine Martins" w:date="2016-10-10T10:06:00Z">
          <w:pPr>
            <w:pStyle w:val="Corpodetexto"/>
            <w:spacing w:line="240" w:lineRule="auto"/>
            <w:jc w:val="both"/>
          </w:pPr>
        </w:pPrChange>
      </w:pPr>
      <w:commentRangeStart w:id="705"/>
      <w:ins w:id="706" w:author="Karine Martins" w:date="2016-10-10T09:53:00Z">
        <w:r>
          <w:t>CARRIL</w:t>
        </w:r>
      </w:ins>
      <w:commentRangeEnd w:id="705"/>
      <w:ins w:id="707" w:author="Karine Martins" w:date="2016-10-10T09:56:00Z">
        <w:r>
          <w:rPr>
            <w:rStyle w:val="Refdecomentrio"/>
          </w:rPr>
          <w:commentReference w:id="705"/>
        </w:r>
      </w:ins>
      <w:ins w:id="708" w:author="Karine Martins" w:date="2016-10-10T09:53:00Z">
        <w:r>
          <w:t xml:space="preserve">, Marly; </w:t>
        </w:r>
        <w:r>
          <w:rPr>
            <w:b/>
            <w:bCs/>
          </w:rPr>
          <w:t xml:space="preserve">HTML – Passo a passo 2012. </w:t>
        </w:r>
      </w:ins>
    </w:p>
    <w:p w14:paraId="36714BC1" w14:textId="77777777" w:rsidR="00D56AB2" w:rsidRDefault="00D56AB2">
      <w:pPr>
        <w:pStyle w:val="Corpodetexto"/>
        <w:spacing w:before="0" w:after="0" w:line="240" w:lineRule="auto"/>
        <w:rPr>
          <w:ins w:id="709" w:author="Karine Martins" w:date="2016-10-10T10:07:00Z"/>
          <w:b/>
          <w:bCs/>
        </w:rPr>
        <w:pPrChange w:id="710" w:author="Karine Martins" w:date="2016-10-10T10:06:00Z">
          <w:pPr>
            <w:pStyle w:val="Corpodetexto"/>
            <w:spacing w:line="240" w:lineRule="auto"/>
            <w:jc w:val="both"/>
          </w:pPr>
        </w:pPrChange>
      </w:pPr>
    </w:p>
    <w:p w14:paraId="3973D634" w14:textId="0E282917" w:rsidR="007336F8" w:rsidRDefault="007336F8">
      <w:pPr>
        <w:pStyle w:val="Corpodetexto"/>
        <w:spacing w:before="0" w:after="0" w:line="240" w:lineRule="auto"/>
        <w:rPr>
          <w:ins w:id="711" w:author="Karine Martins" w:date="2016-10-10T09:53:00Z"/>
        </w:rPr>
        <w:pPrChange w:id="712" w:author="Karine Martins" w:date="2016-10-10T10:06:00Z">
          <w:pPr>
            <w:pStyle w:val="Corpodetexto"/>
            <w:spacing w:line="240" w:lineRule="auto"/>
            <w:jc w:val="both"/>
          </w:pPr>
        </w:pPrChange>
      </w:pPr>
      <w:commentRangeStart w:id="713"/>
      <w:ins w:id="714" w:author="Karine Martins" w:date="2016-10-10T09:53:00Z">
        <w:r>
          <w:rPr>
            <w:b/>
            <w:bCs/>
          </w:rPr>
          <w:t xml:space="preserve">DOCUMENTAÇÃO OFICIAL JQUERY. </w:t>
        </w:r>
        <w:r>
          <w:t xml:space="preserve">Disponível em: </w:t>
        </w:r>
        <w:r>
          <w:fldChar w:fldCharType="begin"/>
        </w:r>
        <w:r>
          <w:instrText xml:space="preserve"> HYPERLINK "https://jquery.com/" \h </w:instrText>
        </w:r>
        <w:r>
          <w:fldChar w:fldCharType="separate"/>
        </w:r>
        <w:r>
          <w:rPr>
            <w:rStyle w:val="InternetLink"/>
            <w:vanish/>
            <w:webHidden/>
          </w:rPr>
          <w:t>https://jquery.com/</w:t>
        </w:r>
        <w:r>
          <w:rPr>
            <w:rStyle w:val="InternetLink"/>
            <w:vanish/>
          </w:rPr>
          <w:fldChar w:fldCharType="end"/>
        </w:r>
        <w:r>
          <w:t xml:space="preserve"> Acesso em: 20 set</w:t>
        </w:r>
      </w:ins>
      <w:ins w:id="715" w:author="Karine Martins" w:date="2016-10-10T09:57:00Z">
        <w:r>
          <w:t xml:space="preserve">. </w:t>
        </w:r>
      </w:ins>
      <w:ins w:id="716" w:author="Karine Martins" w:date="2016-10-10T09:53:00Z">
        <w:r>
          <w:t>2016</w:t>
        </w:r>
      </w:ins>
      <w:commentRangeEnd w:id="713"/>
      <w:ins w:id="717" w:author="Karine Martins" w:date="2016-10-10T09:57:00Z">
        <w:r>
          <w:rPr>
            <w:rStyle w:val="Refdecomentrio"/>
          </w:rPr>
          <w:commentReference w:id="713"/>
        </w:r>
      </w:ins>
    </w:p>
    <w:p w14:paraId="3373EDA7" w14:textId="77777777" w:rsidR="00D56AB2" w:rsidRDefault="00D56AB2">
      <w:pPr>
        <w:pStyle w:val="Corpodetexto"/>
        <w:spacing w:before="0" w:after="0" w:line="240" w:lineRule="auto"/>
        <w:rPr>
          <w:ins w:id="718" w:author="Karine Martins" w:date="2016-10-10T10:07:00Z"/>
        </w:rPr>
        <w:pPrChange w:id="719" w:author="Karine Martins" w:date="2016-10-10T10:06:00Z">
          <w:pPr>
            <w:pStyle w:val="Corpodetexto"/>
            <w:spacing w:line="240" w:lineRule="auto"/>
            <w:jc w:val="both"/>
          </w:pPr>
        </w:pPrChange>
      </w:pPr>
    </w:p>
    <w:p w14:paraId="2BED6787" w14:textId="3D807F87" w:rsidR="007336F8" w:rsidRDefault="007336F8">
      <w:pPr>
        <w:pStyle w:val="Corpodetexto"/>
        <w:spacing w:before="0" w:after="0" w:line="240" w:lineRule="auto"/>
        <w:rPr>
          <w:ins w:id="720" w:author="Karine Martins" w:date="2016-10-10T09:53:00Z"/>
        </w:rPr>
        <w:pPrChange w:id="721" w:author="Karine Martins" w:date="2016-10-10T10:06:00Z">
          <w:pPr>
            <w:pStyle w:val="Corpodetexto"/>
            <w:spacing w:line="240" w:lineRule="auto"/>
            <w:jc w:val="both"/>
          </w:pPr>
        </w:pPrChange>
      </w:pPr>
      <w:ins w:id="722" w:author="Karine Martins" w:date="2016-10-10T09:53:00Z">
        <w:r>
          <w:t xml:space="preserve">JOBSTRAIBIZER, Flávia; </w:t>
        </w:r>
        <w:r>
          <w:rPr>
            <w:b/>
            <w:bCs/>
          </w:rPr>
          <w:t xml:space="preserve">CRIAÇÃO DE SITES COM CSS. </w:t>
        </w:r>
      </w:ins>
      <w:ins w:id="723" w:author="Karine Martins" w:date="2016-10-10T09:58:00Z">
        <w:r>
          <w:rPr>
            <w:bCs/>
          </w:rPr>
          <w:t xml:space="preserve">São Paulo: </w:t>
        </w:r>
      </w:ins>
      <w:ins w:id="724" w:author="Karine Martins" w:date="2016-10-10T09:53:00Z">
        <w:r>
          <w:t xml:space="preserve">Editora </w:t>
        </w:r>
        <w:proofErr w:type="spellStart"/>
        <w:r>
          <w:t>Digerati</w:t>
        </w:r>
        <w:proofErr w:type="spellEnd"/>
        <w:r>
          <w:t>, 2009</w:t>
        </w:r>
      </w:ins>
    </w:p>
    <w:p w14:paraId="0170DE89" w14:textId="77777777" w:rsidR="00D56AB2" w:rsidRDefault="00D56AB2">
      <w:pPr>
        <w:pStyle w:val="Corpodetexto"/>
        <w:spacing w:before="0" w:after="0" w:line="240" w:lineRule="auto"/>
        <w:rPr>
          <w:ins w:id="725" w:author="Karine Martins" w:date="2016-10-10T10:07:00Z"/>
        </w:rPr>
        <w:pPrChange w:id="726" w:author="Karine Martins" w:date="2016-10-10T10:06:00Z">
          <w:pPr>
            <w:pStyle w:val="Corpodetexto"/>
            <w:spacing w:line="240" w:lineRule="auto"/>
            <w:jc w:val="both"/>
          </w:pPr>
        </w:pPrChange>
      </w:pPr>
    </w:p>
    <w:p w14:paraId="4DA96954" w14:textId="05A935CA" w:rsidR="007336F8" w:rsidRDefault="007336F8">
      <w:pPr>
        <w:pStyle w:val="Corpodetexto"/>
        <w:spacing w:before="0" w:after="0" w:line="240" w:lineRule="auto"/>
        <w:rPr>
          <w:ins w:id="727" w:author="Karine Martins" w:date="2016-10-10T09:53:00Z"/>
        </w:rPr>
        <w:pPrChange w:id="728" w:author="Karine Martins" w:date="2016-10-10T10:06:00Z">
          <w:pPr>
            <w:pStyle w:val="Corpodetexto"/>
            <w:spacing w:line="240" w:lineRule="auto"/>
            <w:jc w:val="both"/>
          </w:pPr>
        </w:pPrChange>
      </w:pPr>
      <w:ins w:id="729" w:author="Karine Martins" w:date="2016-10-10T09:53:00Z">
        <w:r>
          <w:t xml:space="preserve">LAUDON, K.C.; LAUDON, J.P. </w:t>
        </w:r>
        <w:r>
          <w:rPr>
            <w:b/>
            <w:bCs/>
          </w:rPr>
          <w:t>Sistemas de Informações Gerencia</w:t>
        </w:r>
      </w:ins>
      <w:ins w:id="730" w:author="Karine Martins" w:date="2016-10-10T09:58:00Z">
        <w:r>
          <w:rPr>
            <w:b/>
            <w:bCs/>
          </w:rPr>
          <w:t>i</w:t>
        </w:r>
      </w:ins>
      <w:ins w:id="731" w:author="Karine Martins" w:date="2016-10-10T09:53:00Z">
        <w:r>
          <w:rPr>
            <w:b/>
            <w:bCs/>
          </w:rPr>
          <w:t>s</w:t>
        </w:r>
        <w:r>
          <w:t>. 7. ed. São Paulo: Person Prentice Hall, 2007.</w:t>
        </w:r>
      </w:ins>
    </w:p>
    <w:p w14:paraId="6215F074" w14:textId="77777777" w:rsidR="00D56AB2" w:rsidRDefault="00D56AB2">
      <w:pPr>
        <w:pStyle w:val="Corpodetexto"/>
        <w:spacing w:before="0" w:after="0" w:line="240" w:lineRule="auto"/>
        <w:rPr>
          <w:ins w:id="732" w:author="Karine Martins" w:date="2016-10-10T10:07:00Z"/>
        </w:rPr>
        <w:pPrChange w:id="733" w:author="Karine Martins" w:date="2016-10-10T10:06:00Z">
          <w:pPr>
            <w:pStyle w:val="Corpodetexto"/>
            <w:spacing w:line="240" w:lineRule="auto"/>
            <w:jc w:val="both"/>
          </w:pPr>
        </w:pPrChange>
      </w:pPr>
    </w:p>
    <w:p w14:paraId="773A99B3" w14:textId="47812E65" w:rsidR="007336F8" w:rsidRDefault="007336F8">
      <w:pPr>
        <w:pStyle w:val="Corpodetexto"/>
        <w:spacing w:before="0" w:after="0" w:line="240" w:lineRule="auto"/>
        <w:rPr>
          <w:ins w:id="734" w:author="Karine Martins" w:date="2016-10-10T09:53:00Z"/>
        </w:rPr>
        <w:pPrChange w:id="735" w:author="Karine Martins" w:date="2016-10-10T10:06:00Z">
          <w:pPr>
            <w:pStyle w:val="Corpodetexto"/>
            <w:spacing w:line="240" w:lineRule="auto"/>
            <w:jc w:val="both"/>
          </w:pPr>
        </w:pPrChange>
      </w:pPr>
      <w:ins w:id="736" w:author="Karine Martins" w:date="2016-10-10T09:53:00Z">
        <w:r>
          <w:t xml:space="preserve">LAUDON, K.C.; LAUDON, J.P. </w:t>
        </w:r>
        <w:r>
          <w:rPr>
            <w:b/>
            <w:bCs/>
          </w:rPr>
          <w:t>Sistemas de Informações Gerencia</w:t>
        </w:r>
      </w:ins>
      <w:ins w:id="737" w:author="Karine Martins" w:date="2016-10-10T09:58:00Z">
        <w:r>
          <w:rPr>
            <w:b/>
            <w:bCs/>
          </w:rPr>
          <w:t>i</w:t>
        </w:r>
      </w:ins>
      <w:ins w:id="738" w:author="Karine Martins" w:date="2016-10-10T09:53:00Z">
        <w:r>
          <w:rPr>
            <w:b/>
            <w:bCs/>
          </w:rPr>
          <w:t>s</w:t>
        </w:r>
        <w:r>
          <w:t>. 9. ed. São Paulo: Person Prentice Hall, 2009.</w:t>
        </w:r>
      </w:ins>
    </w:p>
    <w:p w14:paraId="7EB6854E" w14:textId="77777777" w:rsidR="00D56AB2" w:rsidRDefault="00D56AB2">
      <w:pPr>
        <w:pStyle w:val="Corpodetexto"/>
        <w:spacing w:before="0" w:after="0" w:line="240" w:lineRule="auto"/>
        <w:rPr>
          <w:ins w:id="739" w:author="Karine Martins" w:date="2016-10-10T10:07:00Z"/>
        </w:rPr>
        <w:pPrChange w:id="740" w:author="Karine Martins" w:date="2016-10-10T10:06:00Z">
          <w:pPr>
            <w:pStyle w:val="Corpodetexto"/>
            <w:spacing w:line="240" w:lineRule="auto"/>
            <w:jc w:val="both"/>
          </w:pPr>
        </w:pPrChange>
      </w:pPr>
    </w:p>
    <w:p w14:paraId="1E274E3B" w14:textId="27B94816" w:rsidR="007336F8" w:rsidRDefault="007336F8">
      <w:pPr>
        <w:pStyle w:val="Corpodetexto"/>
        <w:spacing w:before="0" w:after="0" w:line="240" w:lineRule="auto"/>
        <w:rPr>
          <w:ins w:id="741" w:author="Karine Martins" w:date="2016-10-10T09:53:00Z"/>
        </w:rPr>
        <w:pPrChange w:id="742" w:author="Karine Martins" w:date="2016-10-10T10:06:00Z">
          <w:pPr>
            <w:pStyle w:val="Corpodetexto"/>
            <w:spacing w:line="240" w:lineRule="auto"/>
            <w:jc w:val="both"/>
          </w:pPr>
        </w:pPrChange>
      </w:pPr>
      <w:commentRangeStart w:id="743"/>
      <w:ins w:id="744" w:author="Karine Martins" w:date="2016-10-10T09:53:00Z">
        <w:r>
          <w:t xml:space="preserve">LOBO, E. J. R. </w:t>
        </w:r>
        <w:r>
          <w:rPr>
            <w:b/>
            <w:bCs/>
          </w:rPr>
          <w:t xml:space="preserve">Curso de Engenharia de Software. </w:t>
        </w:r>
      </w:ins>
      <w:ins w:id="745" w:author="Karine Martins" w:date="2016-10-10T09:59:00Z">
        <w:r>
          <w:t xml:space="preserve">São Paulo: </w:t>
        </w:r>
      </w:ins>
      <w:ins w:id="746" w:author="Karine Martins" w:date="2016-10-10T09:53:00Z">
        <w:r>
          <w:t xml:space="preserve">Editora </w:t>
        </w:r>
        <w:proofErr w:type="spellStart"/>
        <w:r>
          <w:t>Digerati</w:t>
        </w:r>
        <w:proofErr w:type="spellEnd"/>
        <w:r>
          <w:t xml:space="preserve"> Books, 2008.</w:t>
        </w:r>
      </w:ins>
    </w:p>
    <w:p w14:paraId="3B24ED9C" w14:textId="77777777" w:rsidR="00D56AB2" w:rsidRDefault="00D56AB2">
      <w:pPr>
        <w:pStyle w:val="Corpodetexto"/>
        <w:spacing w:before="0" w:after="0" w:line="240" w:lineRule="auto"/>
        <w:rPr>
          <w:ins w:id="747" w:author="Karine Martins" w:date="2016-10-10T10:07:00Z"/>
        </w:rPr>
        <w:pPrChange w:id="748" w:author="Karine Martins" w:date="2016-10-10T10:06:00Z">
          <w:pPr>
            <w:pStyle w:val="Corpodetexto"/>
            <w:spacing w:line="240" w:lineRule="auto"/>
            <w:jc w:val="both"/>
          </w:pPr>
        </w:pPrChange>
      </w:pPr>
    </w:p>
    <w:p w14:paraId="64F0FDFB" w14:textId="4ECEFC2B" w:rsidR="007336F8" w:rsidRDefault="007336F8">
      <w:pPr>
        <w:pStyle w:val="Corpodetexto"/>
        <w:spacing w:before="0" w:after="0" w:line="240" w:lineRule="auto"/>
        <w:rPr>
          <w:ins w:id="749" w:author="Karine Martins" w:date="2016-10-10T09:53:00Z"/>
        </w:rPr>
        <w:pPrChange w:id="750" w:author="Karine Martins" w:date="2016-10-10T10:06:00Z">
          <w:pPr>
            <w:pStyle w:val="Corpodetexto"/>
            <w:spacing w:line="240" w:lineRule="auto"/>
            <w:jc w:val="both"/>
          </w:pPr>
        </w:pPrChange>
      </w:pPr>
      <w:ins w:id="751" w:author="Karine Martins" w:date="2016-10-10T09:53:00Z">
        <w:r>
          <w:t xml:space="preserve">LOBO, Edson; </w:t>
        </w:r>
        <w:r>
          <w:rPr>
            <w:b/>
            <w:bCs/>
          </w:rPr>
          <w:t xml:space="preserve">Curso Prático de MySQL. </w:t>
        </w:r>
      </w:ins>
      <w:ins w:id="752" w:author="Karine Martins" w:date="2016-10-10T09:59:00Z">
        <w:r>
          <w:rPr>
            <w:bCs/>
          </w:rPr>
          <w:t xml:space="preserve">São Paulo: </w:t>
        </w:r>
      </w:ins>
      <w:proofErr w:type="spellStart"/>
      <w:ins w:id="753" w:author="Karine Martins" w:date="2016-10-10T09:53:00Z">
        <w:r>
          <w:t>Digerati</w:t>
        </w:r>
        <w:proofErr w:type="spellEnd"/>
        <w:r>
          <w:t xml:space="preserve"> Books, 2008</w:t>
        </w:r>
      </w:ins>
      <w:commentRangeEnd w:id="743"/>
      <w:ins w:id="754" w:author="Karine Martins" w:date="2016-10-10T09:59:00Z">
        <w:r>
          <w:rPr>
            <w:rStyle w:val="Refdecomentrio"/>
          </w:rPr>
          <w:commentReference w:id="743"/>
        </w:r>
      </w:ins>
      <w:ins w:id="755" w:author="Karine Martins" w:date="2016-10-10T09:53:00Z">
        <w:r>
          <w:t>.</w:t>
        </w:r>
      </w:ins>
    </w:p>
    <w:p w14:paraId="12BC3F49" w14:textId="77777777" w:rsidR="00D56AB2" w:rsidRDefault="00D56AB2">
      <w:pPr>
        <w:pStyle w:val="Corpodetexto"/>
        <w:spacing w:before="0" w:after="0" w:line="240" w:lineRule="auto"/>
        <w:rPr>
          <w:ins w:id="756" w:author="Karine Martins" w:date="2016-10-10T10:07:00Z"/>
        </w:rPr>
        <w:pPrChange w:id="757" w:author="Karine Martins" w:date="2016-10-10T10:06:00Z">
          <w:pPr>
            <w:pStyle w:val="Corpodetexto"/>
            <w:spacing w:line="240" w:lineRule="auto"/>
            <w:jc w:val="both"/>
          </w:pPr>
        </w:pPrChange>
      </w:pPr>
    </w:p>
    <w:p w14:paraId="0C4C6A24" w14:textId="22B5C3A5" w:rsidR="007336F8" w:rsidRDefault="007336F8">
      <w:pPr>
        <w:pStyle w:val="Corpodetexto"/>
        <w:spacing w:before="0" w:after="0" w:line="240" w:lineRule="auto"/>
        <w:rPr>
          <w:ins w:id="758" w:author="Karine Martins" w:date="2016-10-10T09:53:00Z"/>
        </w:rPr>
        <w:pPrChange w:id="759" w:author="Karine Martins" w:date="2016-10-10T10:06:00Z">
          <w:pPr>
            <w:pStyle w:val="Corpodetexto"/>
            <w:spacing w:line="240" w:lineRule="auto"/>
            <w:jc w:val="both"/>
          </w:pPr>
        </w:pPrChange>
      </w:pPr>
      <w:ins w:id="760" w:author="Karine Martins" w:date="2016-10-10T09:53:00Z">
        <w:r>
          <w:t xml:space="preserve">MANSUR, Ricardo. </w:t>
        </w:r>
        <w:r>
          <w:rPr>
            <w:b/>
            <w:bCs/>
          </w:rPr>
          <w:t xml:space="preserve">Governança de TI: </w:t>
        </w:r>
        <w:bookmarkStart w:id="761" w:name="_GoBack"/>
        <w:r w:rsidRPr="00D56AB2">
          <w:rPr>
            <w:bCs/>
            <w:rPrChange w:id="762" w:author="Karine Martins" w:date="2016-10-10T10:01:00Z">
              <w:rPr>
                <w:b/>
                <w:bCs/>
              </w:rPr>
            </w:rPrChange>
          </w:rPr>
          <w:t>Metodologias, Frameworks e Melhores Práticas</w:t>
        </w:r>
        <w:bookmarkEnd w:id="761"/>
        <w:r>
          <w:rPr>
            <w:b/>
            <w:bCs/>
          </w:rPr>
          <w:t xml:space="preserve">. </w:t>
        </w:r>
      </w:ins>
      <w:ins w:id="763" w:author="Karine Martins" w:date="2016-10-10T10:01:00Z">
        <w:r w:rsidR="00D56AB2">
          <w:t xml:space="preserve">Rio de Janeiro: </w:t>
        </w:r>
      </w:ins>
      <w:proofErr w:type="spellStart"/>
      <w:ins w:id="764" w:author="Karine Martins" w:date="2016-10-10T09:53:00Z">
        <w:r>
          <w:t>Br</w:t>
        </w:r>
        <w:r w:rsidR="00D56AB2">
          <w:t>asport</w:t>
        </w:r>
        <w:proofErr w:type="spellEnd"/>
        <w:r w:rsidR="00D56AB2">
          <w:t xml:space="preserve"> Livros e Multimídia </w:t>
        </w:r>
        <w:proofErr w:type="spellStart"/>
        <w:r w:rsidR="00D56AB2">
          <w:t>Ltda</w:t>
        </w:r>
        <w:proofErr w:type="spellEnd"/>
        <w:r>
          <w:t>, 2007.</w:t>
        </w:r>
      </w:ins>
    </w:p>
    <w:p w14:paraId="5AD47D2E" w14:textId="77777777" w:rsidR="00D56AB2" w:rsidRDefault="00D56AB2">
      <w:pPr>
        <w:pStyle w:val="Corpodetexto"/>
        <w:spacing w:before="0" w:after="0" w:line="240" w:lineRule="auto"/>
        <w:rPr>
          <w:ins w:id="765" w:author="Karine Martins" w:date="2016-10-10T10:07:00Z"/>
        </w:rPr>
        <w:pPrChange w:id="766" w:author="Karine Martins" w:date="2016-10-10T10:06:00Z">
          <w:pPr>
            <w:pStyle w:val="Corpodetexto"/>
            <w:spacing w:line="240" w:lineRule="auto"/>
            <w:jc w:val="both"/>
          </w:pPr>
        </w:pPrChange>
      </w:pPr>
    </w:p>
    <w:p w14:paraId="6A90A664" w14:textId="6CFD405F" w:rsidR="007336F8" w:rsidRDefault="007336F8">
      <w:pPr>
        <w:pStyle w:val="Corpodetexto"/>
        <w:spacing w:before="0" w:after="0" w:line="240" w:lineRule="auto"/>
        <w:rPr>
          <w:ins w:id="767" w:author="Karine Martins" w:date="2016-10-10T09:53:00Z"/>
        </w:rPr>
        <w:pPrChange w:id="768" w:author="Karine Martins" w:date="2016-10-10T10:06:00Z">
          <w:pPr>
            <w:pStyle w:val="Corpodetexto"/>
            <w:spacing w:line="240" w:lineRule="auto"/>
            <w:jc w:val="both"/>
          </w:pPr>
        </w:pPrChange>
      </w:pPr>
      <w:ins w:id="769" w:author="Karine Martins" w:date="2016-10-10T09:53:00Z">
        <w:r>
          <w:t xml:space="preserve">MASSARI, Vitor L. </w:t>
        </w:r>
        <w:proofErr w:type="spellStart"/>
        <w:r>
          <w:rPr>
            <w:b/>
            <w:bCs/>
          </w:rPr>
          <w:t>Agile</w:t>
        </w:r>
        <w:proofErr w:type="spellEnd"/>
        <w:r>
          <w:rPr>
            <w:b/>
            <w:bCs/>
          </w:rPr>
          <w:t xml:space="preserve"> </w:t>
        </w:r>
        <w:proofErr w:type="spellStart"/>
        <w:r>
          <w:rPr>
            <w:b/>
            <w:bCs/>
          </w:rPr>
          <w:t>Scrum</w:t>
        </w:r>
        <w:proofErr w:type="spellEnd"/>
        <w:r>
          <w:rPr>
            <w:b/>
            <w:bCs/>
          </w:rPr>
          <w:t xml:space="preserve"> Master no Gerenciamento Avançado de Projetos.</w:t>
        </w:r>
        <w:r>
          <w:t xml:space="preserve"> </w:t>
        </w:r>
      </w:ins>
      <w:ins w:id="770" w:author="Karine Martins" w:date="2016-10-10T10:01:00Z">
        <w:r w:rsidR="00D56AB2">
          <w:t xml:space="preserve">Rio de Janeiro: </w:t>
        </w:r>
      </w:ins>
      <w:proofErr w:type="spellStart"/>
      <w:ins w:id="771" w:author="Karine Martins" w:date="2016-10-10T09:53:00Z">
        <w:r>
          <w:t>Br</w:t>
        </w:r>
        <w:r w:rsidR="00D56AB2">
          <w:t>asport</w:t>
        </w:r>
        <w:proofErr w:type="spellEnd"/>
        <w:r w:rsidR="00D56AB2">
          <w:t xml:space="preserve"> Livros e </w:t>
        </w:r>
        <w:proofErr w:type="spellStart"/>
        <w:r w:rsidR="00D56AB2">
          <w:t>Multímidia</w:t>
        </w:r>
        <w:proofErr w:type="spellEnd"/>
        <w:r w:rsidR="00D56AB2">
          <w:t xml:space="preserve"> Ltda</w:t>
        </w:r>
      </w:ins>
      <w:ins w:id="772" w:author="Karine Martins" w:date="2016-10-10T10:01:00Z">
        <w:r w:rsidR="00D56AB2">
          <w:t>.</w:t>
        </w:r>
      </w:ins>
      <w:ins w:id="773" w:author="Karine Martins" w:date="2016-10-10T09:53:00Z">
        <w:r w:rsidR="00D56AB2">
          <w:t>,</w:t>
        </w:r>
        <w:r>
          <w:t xml:space="preserve"> 2016.</w:t>
        </w:r>
      </w:ins>
    </w:p>
    <w:p w14:paraId="24D32741" w14:textId="77777777" w:rsidR="00D56AB2" w:rsidRDefault="00D56AB2">
      <w:pPr>
        <w:pStyle w:val="Corpodetexto"/>
        <w:spacing w:before="0" w:after="0" w:line="240" w:lineRule="auto"/>
        <w:rPr>
          <w:ins w:id="774" w:author="Karine Martins" w:date="2016-10-10T10:07:00Z"/>
        </w:rPr>
        <w:pPrChange w:id="775" w:author="Karine Martins" w:date="2016-10-10T10:06:00Z">
          <w:pPr>
            <w:pStyle w:val="Corpodetexto"/>
            <w:spacing w:line="240" w:lineRule="auto"/>
            <w:jc w:val="both"/>
          </w:pPr>
        </w:pPrChange>
      </w:pPr>
    </w:p>
    <w:p w14:paraId="4A4C36D3" w14:textId="77777777" w:rsidR="007336F8" w:rsidRDefault="007336F8">
      <w:pPr>
        <w:pStyle w:val="Corpodetexto"/>
        <w:spacing w:before="0" w:after="0" w:line="240" w:lineRule="auto"/>
        <w:rPr>
          <w:ins w:id="776" w:author="Karine Martins" w:date="2016-10-10T09:53:00Z"/>
        </w:rPr>
        <w:pPrChange w:id="777" w:author="Karine Martins" w:date="2016-10-10T10:06:00Z">
          <w:pPr>
            <w:pStyle w:val="Corpodetexto"/>
            <w:spacing w:line="240" w:lineRule="auto"/>
            <w:jc w:val="both"/>
          </w:pPr>
        </w:pPrChange>
      </w:pPr>
      <w:ins w:id="778" w:author="Karine Martins" w:date="2016-10-10T09:53:00Z">
        <w:r>
          <w:t xml:space="preserve">MEIRELES, Manuel; </w:t>
        </w:r>
        <w:r>
          <w:rPr>
            <w:b/>
            <w:bCs/>
          </w:rPr>
          <w:t xml:space="preserve">Sistemas de informação: </w:t>
        </w:r>
        <w:r w:rsidRPr="00D56AB2">
          <w:rPr>
            <w:bCs/>
            <w:rPrChange w:id="779" w:author="Karine Martins" w:date="2016-10-10T10:02:00Z">
              <w:rPr>
                <w:b/>
                <w:bCs/>
              </w:rPr>
            </w:rPrChange>
          </w:rPr>
          <w:t>Quesitos de excelência dos sistemas de informação operativos e estratégicos.</w:t>
        </w:r>
        <w:r>
          <w:rPr>
            <w:b/>
            <w:bCs/>
          </w:rPr>
          <w:t xml:space="preserve"> </w:t>
        </w:r>
        <w:commentRangeStart w:id="780"/>
        <w:r>
          <w:t>Editora</w:t>
        </w:r>
      </w:ins>
      <w:commentRangeEnd w:id="780"/>
      <w:ins w:id="781" w:author="Karine Martins" w:date="2016-10-10T10:02:00Z">
        <w:r w:rsidR="00D56AB2">
          <w:rPr>
            <w:rStyle w:val="Refdecomentrio"/>
          </w:rPr>
          <w:commentReference w:id="780"/>
        </w:r>
      </w:ins>
      <w:ins w:id="782" w:author="Karine Martins" w:date="2016-10-10T09:53:00Z">
        <w:r>
          <w:t xml:space="preserve"> Arte e Ciência, 2004.</w:t>
        </w:r>
      </w:ins>
    </w:p>
    <w:p w14:paraId="53959E69" w14:textId="77777777" w:rsidR="00D56AB2" w:rsidRDefault="00D56AB2">
      <w:pPr>
        <w:pStyle w:val="Corpodetexto"/>
        <w:spacing w:before="0" w:after="0" w:line="240" w:lineRule="auto"/>
        <w:rPr>
          <w:ins w:id="783" w:author="Karine Martins" w:date="2016-10-10T10:07:00Z"/>
        </w:rPr>
        <w:pPrChange w:id="784" w:author="Karine Martins" w:date="2016-10-10T10:06:00Z">
          <w:pPr>
            <w:pStyle w:val="Corpodetexto"/>
            <w:spacing w:line="240" w:lineRule="auto"/>
            <w:jc w:val="both"/>
          </w:pPr>
        </w:pPrChange>
      </w:pPr>
    </w:p>
    <w:p w14:paraId="68E01717" w14:textId="562297BB" w:rsidR="007336F8" w:rsidRDefault="007336F8">
      <w:pPr>
        <w:pStyle w:val="Corpodetexto"/>
        <w:spacing w:before="0" w:after="0" w:line="240" w:lineRule="auto"/>
        <w:rPr>
          <w:ins w:id="785" w:author="Karine Martins" w:date="2016-10-10T09:53:00Z"/>
        </w:rPr>
        <w:pPrChange w:id="786" w:author="Karine Martins" w:date="2016-10-10T10:06:00Z">
          <w:pPr>
            <w:pStyle w:val="Corpodetexto"/>
            <w:spacing w:line="240" w:lineRule="auto"/>
            <w:jc w:val="both"/>
          </w:pPr>
        </w:pPrChange>
      </w:pPr>
      <w:proofErr w:type="gramStart"/>
      <w:ins w:id="787" w:author="Karine Martins" w:date="2016-10-10T09:53:00Z">
        <w:r>
          <w:t>MELO,</w:t>
        </w:r>
        <w:proofErr w:type="gramEnd"/>
        <w:r>
          <w:t xml:space="preserve"> Ana Cristina; </w:t>
        </w:r>
        <w:r>
          <w:rPr>
            <w:b/>
            <w:bCs/>
          </w:rPr>
          <w:t xml:space="preserve">Desenvolvendo aplicações com UML 2.2 – </w:t>
        </w:r>
        <w:r w:rsidRPr="00D56AB2">
          <w:rPr>
            <w:bCs/>
            <w:rPrChange w:id="788" w:author="Karine Martins" w:date="2016-10-10T10:02:00Z">
              <w:rPr>
                <w:b/>
                <w:bCs/>
              </w:rPr>
            </w:rPrChange>
          </w:rPr>
          <w:t>Do conceitual a implementação</w:t>
        </w:r>
        <w:r>
          <w:rPr>
            <w:b/>
            <w:bCs/>
          </w:rPr>
          <w:t xml:space="preserve">. </w:t>
        </w:r>
      </w:ins>
      <w:proofErr w:type="gramStart"/>
      <w:ins w:id="789" w:author="Karine Martins" w:date="2016-10-10T10:02:00Z">
        <w:r w:rsidR="00D56AB2">
          <w:rPr>
            <w:bCs/>
          </w:rPr>
          <w:t>3</w:t>
        </w:r>
        <w:proofErr w:type="gramEnd"/>
        <w:r w:rsidR="00D56AB2">
          <w:rPr>
            <w:bCs/>
          </w:rPr>
          <w:t xml:space="preserve"> ed. </w:t>
        </w:r>
        <w:r w:rsidR="00D56AB2">
          <w:t xml:space="preserve">Rio de Janeiro: </w:t>
        </w:r>
      </w:ins>
      <w:proofErr w:type="spellStart"/>
      <w:ins w:id="790" w:author="Karine Martins" w:date="2016-10-10T09:53:00Z">
        <w:r>
          <w:t>Brasport</w:t>
        </w:r>
        <w:proofErr w:type="spellEnd"/>
        <w:r>
          <w:t xml:space="preserve"> Livros e Multimídia LTDA</w:t>
        </w:r>
      </w:ins>
      <w:ins w:id="791" w:author="Karine Martins" w:date="2016-10-10T10:02:00Z">
        <w:r w:rsidR="00D56AB2">
          <w:t>.</w:t>
        </w:r>
      </w:ins>
      <w:ins w:id="792" w:author="Karine Martins" w:date="2016-10-10T09:53:00Z">
        <w:r w:rsidR="00D56AB2">
          <w:t>, 2010</w:t>
        </w:r>
        <w:r>
          <w:t>.</w:t>
        </w:r>
      </w:ins>
    </w:p>
    <w:p w14:paraId="2DEB0C05" w14:textId="77777777" w:rsidR="00D56AB2" w:rsidRDefault="00D56AB2">
      <w:pPr>
        <w:pStyle w:val="Corpodetexto"/>
        <w:spacing w:before="0" w:after="0" w:line="240" w:lineRule="auto"/>
        <w:rPr>
          <w:ins w:id="793" w:author="Karine Martins" w:date="2016-10-10T10:07:00Z"/>
        </w:rPr>
        <w:pPrChange w:id="794" w:author="Karine Martins" w:date="2016-10-10T10:06:00Z">
          <w:pPr>
            <w:pStyle w:val="Corpodetexto"/>
            <w:spacing w:line="240" w:lineRule="auto"/>
            <w:jc w:val="both"/>
          </w:pPr>
        </w:pPrChange>
      </w:pPr>
    </w:p>
    <w:p w14:paraId="77E2B068" w14:textId="6296C9DE" w:rsidR="007336F8" w:rsidRDefault="007336F8">
      <w:pPr>
        <w:pStyle w:val="Corpodetexto"/>
        <w:spacing w:before="0" w:after="0" w:line="240" w:lineRule="auto"/>
        <w:rPr>
          <w:ins w:id="795" w:author="Karine Martins" w:date="2016-10-10T09:53:00Z"/>
        </w:rPr>
        <w:pPrChange w:id="796" w:author="Karine Martins" w:date="2016-10-10T10:06:00Z">
          <w:pPr>
            <w:pStyle w:val="Corpodetexto"/>
            <w:spacing w:line="240" w:lineRule="auto"/>
            <w:jc w:val="both"/>
          </w:pPr>
        </w:pPrChange>
      </w:pPr>
      <w:ins w:id="797" w:author="Karine Martins" w:date="2016-10-10T09:53:00Z">
        <w:r>
          <w:t xml:space="preserve">MUTO, Claudio Adonai; </w:t>
        </w:r>
        <w:r w:rsidR="00D56AB2">
          <w:rPr>
            <w:b/>
            <w:bCs/>
          </w:rPr>
          <w:t xml:space="preserve">PHP &amp; MYSQL </w:t>
        </w:r>
        <w:r w:rsidR="00D56AB2" w:rsidRPr="00D56AB2">
          <w:rPr>
            <w:bCs/>
            <w:rPrChange w:id="798" w:author="Karine Martins" w:date="2016-10-10T10:03:00Z">
              <w:rPr>
                <w:b/>
                <w:bCs/>
              </w:rPr>
            </w:rPrChange>
          </w:rPr>
          <w:t>– GUIA INTRODUTÓRIO</w:t>
        </w:r>
        <w:r w:rsidR="00D56AB2">
          <w:rPr>
            <w:b/>
            <w:bCs/>
          </w:rPr>
          <w:t>.</w:t>
        </w:r>
        <w:r>
          <w:rPr>
            <w:b/>
            <w:bCs/>
          </w:rPr>
          <w:t xml:space="preserve"> </w:t>
        </w:r>
        <w:r w:rsidR="00D56AB2">
          <w:t>3</w:t>
        </w:r>
        <w:r>
          <w:t xml:space="preserve"> Ed. </w:t>
        </w:r>
      </w:ins>
      <w:ins w:id="799" w:author="Karine Martins" w:date="2016-10-10T10:03:00Z">
        <w:r w:rsidR="00D56AB2">
          <w:t xml:space="preserve">Rio de Janeiro: </w:t>
        </w:r>
      </w:ins>
      <w:proofErr w:type="spellStart"/>
      <w:ins w:id="800" w:author="Karine Martins" w:date="2016-10-10T09:53:00Z">
        <w:r>
          <w:t>Brasport</w:t>
        </w:r>
      </w:ins>
      <w:proofErr w:type="spellEnd"/>
      <w:ins w:id="801" w:author="Karine Martins" w:date="2016-10-10T10:03:00Z">
        <w:r w:rsidR="00D56AB2">
          <w:t>, 2006.</w:t>
        </w:r>
      </w:ins>
    </w:p>
    <w:p w14:paraId="2D38E88B" w14:textId="77777777" w:rsidR="00D56AB2" w:rsidRDefault="00D56AB2">
      <w:pPr>
        <w:pStyle w:val="Corpodetexto"/>
        <w:spacing w:before="0" w:after="0" w:line="240" w:lineRule="auto"/>
        <w:rPr>
          <w:ins w:id="802" w:author="Karine Martins" w:date="2016-10-10T10:07:00Z"/>
        </w:rPr>
        <w:pPrChange w:id="803" w:author="Karine Martins" w:date="2016-10-10T10:06:00Z">
          <w:pPr>
            <w:pStyle w:val="Corpodetexto"/>
            <w:spacing w:line="240" w:lineRule="auto"/>
            <w:jc w:val="both"/>
          </w:pPr>
        </w:pPrChange>
      </w:pPr>
    </w:p>
    <w:p w14:paraId="4E968AEE" w14:textId="41A2A2DE" w:rsidR="007336F8" w:rsidRDefault="007336F8">
      <w:pPr>
        <w:pStyle w:val="Corpodetexto"/>
        <w:spacing w:before="0" w:after="0" w:line="240" w:lineRule="auto"/>
        <w:rPr>
          <w:ins w:id="804" w:author="Karine Martins" w:date="2016-10-10T09:53:00Z"/>
        </w:rPr>
        <w:pPrChange w:id="805" w:author="Karine Martins" w:date="2016-10-10T10:06:00Z">
          <w:pPr>
            <w:pStyle w:val="Corpodetexto"/>
            <w:spacing w:line="240" w:lineRule="auto"/>
            <w:jc w:val="both"/>
          </w:pPr>
        </w:pPrChange>
      </w:pPr>
      <w:ins w:id="806" w:author="Karine Martins" w:date="2016-10-10T09:53:00Z">
        <w:r>
          <w:t xml:space="preserve">NIELSEN, Jakob; LORANGER, </w:t>
        </w:r>
        <w:proofErr w:type="spellStart"/>
        <w:r>
          <w:t>Hoa</w:t>
        </w:r>
        <w:proofErr w:type="spellEnd"/>
        <w:r>
          <w:t xml:space="preserve">; </w:t>
        </w:r>
        <w:r>
          <w:rPr>
            <w:b/>
            <w:bCs/>
          </w:rPr>
          <w:t xml:space="preserve">Usabilidade na web – </w:t>
        </w:r>
        <w:r w:rsidRPr="00D56AB2">
          <w:rPr>
            <w:bCs/>
            <w:rPrChange w:id="807" w:author="Karine Martins" w:date="2016-10-10T10:04:00Z">
              <w:rPr>
                <w:b/>
                <w:bCs/>
              </w:rPr>
            </w:rPrChange>
          </w:rPr>
          <w:t>Projetando Websites com Qualidade.</w:t>
        </w:r>
        <w:r>
          <w:t xml:space="preserve"> </w:t>
        </w:r>
      </w:ins>
      <w:ins w:id="808" w:author="Karine Martins" w:date="2016-10-10T10:04:00Z">
        <w:r w:rsidR="00D56AB2">
          <w:t xml:space="preserve">Rio de Janeiro: </w:t>
        </w:r>
      </w:ins>
      <w:proofErr w:type="spellStart"/>
      <w:ins w:id="809" w:author="Karine Martins" w:date="2016-10-10T09:53:00Z">
        <w:r>
          <w:t>Elsevier</w:t>
        </w:r>
        <w:proofErr w:type="spellEnd"/>
        <w:r>
          <w:t xml:space="preserve"> Editora Ltda</w:t>
        </w:r>
      </w:ins>
      <w:ins w:id="810" w:author="Karine Martins" w:date="2016-10-10T10:04:00Z">
        <w:r w:rsidR="00D56AB2">
          <w:t>.</w:t>
        </w:r>
      </w:ins>
      <w:ins w:id="811" w:author="Karine Martins" w:date="2016-10-10T09:53:00Z">
        <w:r>
          <w:t>, 2007.</w:t>
        </w:r>
      </w:ins>
    </w:p>
    <w:p w14:paraId="7B3DF655" w14:textId="77777777" w:rsidR="00D56AB2" w:rsidRDefault="00D56AB2">
      <w:pPr>
        <w:pStyle w:val="Corpodetexto"/>
        <w:spacing w:before="0" w:after="0" w:line="240" w:lineRule="auto"/>
        <w:rPr>
          <w:ins w:id="812" w:author="Karine Martins" w:date="2016-10-10T10:07:00Z"/>
        </w:rPr>
        <w:pPrChange w:id="813" w:author="Karine Martins" w:date="2016-10-10T10:06:00Z">
          <w:pPr>
            <w:pStyle w:val="Corpodetexto"/>
            <w:spacing w:line="240" w:lineRule="auto"/>
            <w:jc w:val="both"/>
          </w:pPr>
        </w:pPrChange>
      </w:pPr>
    </w:p>
    <w:p w14:paraId="005C9DC3" w14:textId="77777777" w:rsidR="007336F8" w:rsidRDefault="007336F8">
      <w:pPr>
        <w:pStyle w:val="Corpodetexto"/>
        <w:spacing w:before="0" w:after="0" w:line="240" w:lineRule="auto"/>
        <w:rPr>
          <w:ins w:id="814" w:author="Karine Martins" w:date="2016-10-10T09:53:00Z"/>
        </w:rPr>
        <w:pPrChange w:id="815" w:author="Karine Martins" w:date="2016-10-10T10:06:00Z">
          <w:pPr>
            <w:pStyle w:val="Corpodetexto"/>
            <w:spacing w:line="240" w:lineRule="auto"/>
            <w:jc w:val="both"/>
          </w:pPr>
        </w:pPrChange>
      </w:pPr>
      <w:commentRangeStart w:id="816"/>
      <w:ins w:id="817" w:author="Karine Martins" w:date="2016-10-10T09:53:00Z">
        <w:r>
          <w:t xml:space="preserve">PRESCOTT, Preston; </w:t>
        </w:r>
        <w:r>
          <w:rPr>
            <w:b/>
            <w:bCs/>
          </w:rPr>
          <w:t xml:space="preserve">Programação em </w:t>
        </w:r>
        <w:proofErr w:type="spellStart"/>
        <w:r>
          <w:rPr>
            <w:b/>
            <w:bCs/>
          </w:rPr>
          <w:t>Javascript</w:t>
        </w:r>
        <w:proofErr w:type="spellEnd"/>
        <w:r>
          <w:rPr>
            <w:b/>
            <w:bCs/>
          </w:rPr>
          <w:t xml:space="preserve">. </w:t>
        </w:r>
        <w:proofErr w:type="spellStart"/>
        <w:r>
          <w:t>Babelcube</w:t>
        </w:r>
      </w:ins>
      <w:commentRangeEnd w:id="816"/>
      <w:proofErr w:type="spellEnd"/>
      <w:ins w:id="818" w:author="Karine Martins" w:date="2016-10-10T10:04:00Z">
        <w:r w:rsidR="00D56AB2">
          <w:rPr>
            <w:rStyle w:val="Refdecomentrio"/>
          </w:rPr>
          <w:commentReference w:id="816"/>
        </w:r>
      </w:ins>
    </w:p>
    <w:p w14:paraId="132012EB" w14:textId="77777777" w:rsidR="00D56AB2" w:rsidRDefault="00D56AB2">
      <w:pPr>
        <w:pStyle w:val="Corpodetexto"/>
        <w:spacing w:before="0" w:after="0" w:line="240" w:lineRule="auto"/>
        <w:rPr>
          <w:ins w:id="819" w:author="Karine Martins" w:date="2016-10-10T10:07:00Z"/>
        </w:rPr>
        <w:pPrChange w:id="820" w:author="Karine Martins" w:date="2016-10-10T10:06:00Z">
          <w:pPr>
            <w:pStyle w:val="Corpodetexto"/>
            <w:spacing w:line="240" w:lineRule="auto"/>
            <w:jc w:val="both"/>
          </w:pPr>
        </w:pPrChange>
      </w:pPr>
    </w:p>
    <w:p w14:paraId="7C1CF862" w14:textId="03B2BE0F" w:rsidR="007336F8" w:rsidRDefault="007336F8">
      <w:pPr>
        <w:pStyle w:val="Corpodetexto"/>
        <w:spacing w:before="0" w:after="0" w:line="240" w:lineRule="auto"/>
        <w:rPr>
          <w:ins w:id="821" w:author="Karine Martins" w:date="2016-10-10T09:53:00Z"/>
        </w:rPr>
        <w:pPrChange w:id="822" w:author="Karine Martins" w:date="2016-10-10T10:06:00Z">
          <w:pPr>
            <w:pStyle w:val="Corpodetexto"/>
            <w:spacing w:line="240" w:lineRule="auto"/>
            <w:jc w:val="both"/>
          </w:pPr>
        </w:pPrChange>
      </w:pPr>
      <w:ins w:id="823" w:author="Karine Martins" w:date="2016-10-10T09:53:00Z">
        <w:r>
          <w:t xml:space="preserve">PRESSMAN, R. S. </w:t>
        </w:r>
        <w:r>
          <w:rPr>
            <w:b/>
            <w:bCs/>
          </w:rPr>
          <w:t xml:space="preserve">Engenharia de Software: </w:t>
        </w:r>
        <w:r w:rsidRPr="00D56AB2">
          <w:rPr>
            <w:bCs/>
            <w:rPrChange w:id="824" w:author="Karine Martins" w:date="2016-10-10T10:04:00Z">
              <w:rPr>
                <w:b/>
                <w:bCs/>
              </w:rPr>
            </w:rPrChange>
          </w:rPr>
          <w:t>Uma abordagem profissional</w:t>
        </w:r>
        <w:r>
          <w:rPr>
            <w:b/>
            <w:bCs/>
          </w:rPr>
          <w:t xml:space="preserve">. </w:t>
        </w:r>
        <w:r>
          <w:t xml:space="preserve">7. ed. </w:t>
        </w:r>
      </w:ins>
      <w:ins w:id="825" w:author="Karine Martins" w:date="2016-10-10T10:04:00Z">
        <w:r w:rsidR="00D56AB2">
          <w:t xml:space="preserve">São Paulo: </w:t>
        </w:r>
      </w:ins>
      <w:ins w:id="826" w:author="Karine Martins" w:date="2016-10-10T09:53:00Z">
        <w:r w:rsidR="00D56AB2">
          <w:t xml:space="preserve">Editora </w:t>
        </w:r>
        <w:proofErr w:type="spellStart"/>
        <w:r w:rsidR="00D56AB2">
          <w:t>Bookman</w:t>
        </w:r>
        <w:proofErr w:type="spellEnd"/>
        <w:r w:rsidR="00D56AB2">
          <w:t>, 2011.</w:t>
        </w:r>
      </w:ins>
    </w:p>
    <w:p w14:paraId="257FB50D" w14:textId="77777777" w:rsidR="00D56AB2" w:rsidRDefault="00D56AB2">
      <w:pPr>
        <w:pStyle w:val="Corpodetexto"/>
        <w:spacing w:before="0" w:after="0" w:line="240" w:lineRule="auto"/>
        <w:rPr>
          <w:ins w:id="827" w:author="Karine Martins" w:date="2016-10-10T10:08:00Z"/>
        </w:rPr>
        <w:pPrChange w:id="828" w:author="Karine Martins" w:date="2016-10-10T10:06:00Z">
          <w:pPr>
            <w:pStyle w:val="Corpodetexto"/>
            <w:spacing w:line="240" w:lineRule="auto"/>
            <w:jc w:val="both"/>
          </w:pPr>
        </w:pPrChange>
      </w:pPr>
    </w:p>
    <w:p w14:paraId="7E71D0CB" w14:textId="1C17F5F5" w:rsidR="007336F8" w:rsidRDefault="007336F8">
      <w:pPr>
        <w:pStyle w:val="Corpodetexto"/>
        <w:spacing w:before="0" w:after="0" w:line="240" w:lineRule="auto"/>
        <w:rPr>
          <w:ins w:id="829" w:author="Karine Martins" w:date="2016-10-10T09:53:00Z"/>
        </w:rPr>
        <w:pPrChange w:id="830" w:author="Karine Martins" w:date="2016-10-10T10:06:00Z">
          <w:pPr>
            <w:pStyle w:val="Corpodetexto"/>
            <w:spacing w:line="240" w:lineRule="auto"/>
            <w:jc w:val="both"/>
          </w:pPr>
        </w:pPrChange>
      </w:pPr>
      <w:ins w:id="831" w:author="Karine Martins" w:date="2016-10-10T09:53:00Z">
        <w:r>
          <w:lastRenderedPageBreak/>
          <w:t xml:space="preserve">PRESSMAN, R. S.; MAXIM, B. R. </w:t>
        </w:r>
        <w:r>
          <w:rPr>
            <w:b/>
            <w:bCs/>
          </w:rPr>
          <w:t xml:space="preserve">Engenharia de Software: </w:t>
        </w:r>
        <w:r w:rsidRPr="00D56AB2">
          <w:rPr>
            <w:bCs/>
            <w:rPrChange w:id="832" w:author="Karine Martins" w:date="2016-10-10T10:05:00Z">
              <w:rPr>
                <w:b/>
                <w:bCs/>
              </w:rPr>
            </w:rPrChange>
          </w:rPr>
          <w:t>Uma abordagem profissional</w:t>
        </w:r>
        <w:r>
          <w:rPr>
            <w:b/>
            <w:bCs/>
          </w:rPr>
          <w:t>.</w:t>
        </w:r>
        <w:r>
          <w:t xml:space="preserve"> 8. ed. </w:t>
        </w:r>
      </w:ins>
      <w:ins w:id="833" w:author="Karine Martins" w:date="2016-10-10T10:05:00Z">
        <w:r w:rsidR="00D56AB2">
          <w:t xml:space="preserve">São Paulo: </w:t>
        </w:r>
      </w:ins>
      <w:ins w:id="834" w:author="Karine Martins" w:date="2016-10-10T09:53:00Z">
        <w:r w:rsidR="00D56AB2">
          <w:t xml:space="preserve">Editora </w:t>
        </w:r>
        <w:proofErr w:type="spellStart"/>
        <w:r w:rsidR="00D56AB2">
          <w:t>Bookman</w:t>
        </w:r>
        <w:proofErr w:type="spellEnd"/>
        <w:r w:rsidR="00D56AB2">
          <w:t>, 2016.</w:t>
        </w:r>
      </w:ins>
    </w:p>
    <w:p w14:paraId="5082748C" w14:textId="77777777" w:rsidR="00D56AB2" w:rsidRDefault="00D56AB2">
      <w:pPr>
        <w:pStyle w:val="Corpodetexto"/>
        <w:spacing w:before="0" w:after="0" w:line="240" w:lineRule="auto"/>
        <w:rPr>
          <w:ins w:id="835" w:author="Karine Martins" w:date="2016-10-10T10:07:00Z"/>
        </w:rPr>
        <w:pPrChange w:id="836" w:author="Karine Martins" w:date="2016-10-10T10:06:00Z">
          <w:pPr>
            <w:pStyle w:val="Corpodetexto"/>
            <w:spacing w:line="240" w:lineRule="auto"/>
            <w:jc w:val="both"/>
          </w:pPr>
        </w:pPrChange>
      </w:pPr>
    </w:p>
    <w:p w14:paraId="6F63FA73" w14:textId="7C9062A2" w:rsidR="007336F8" w:rsidRDefault="007336F8">
      <w:pPr>
        <w:pStyle w:val="Corpodetexto"/>
        <w:spacing w:before="0" w:after="0" w:line="240" w:lineRule="auto"/>
        <w:rPr>
          <w:ins w:id="837" w:author="Karine Martins" w:date="2016-10-10T10:06:00Z"/>
        </w:rPr>
        <w:pPrChange w:id="838" w:author="Karine Martins" w:date="2016-10-10T10:06:00Z">
          <w:pPr>
            <w:pStyle w:val="Corpodetexto"/>
            <w:spacing w:line="240" w:lineRule="auto"/>
            <w:jc w:val="both"/>
          </w:pPr>
        </w:pPrChange>
      </w:pPr>
      <w:ins w:id="839" w:author="Karine Martins" w:date="2016-10-10T09:53:00Z">
        <w:r>
          <w:t xml:space="preserve">RAMAKRISHNAN, </w:t>
        </w:r>
        <w:proofErr w:type="spellStart"/>
        <w:r>
          <w:t>Raghu</w:t>
        </w:r>
        <w:proofErr w:type="spellEnd"/>
        <w:r>
          <w:t xml:space="preserve">; GEHRKE, </w:t>
        </w:r>
        <w:proofErr w:type="spellStart"/>
        <w:r>
          <w:t>Johannes</w:t>
        </w:r>
        <w:proofErr w:type="spellEnd"/>
        <w:r>
          <w:t xml:space="preserve">; </w:t>
        </w:r>
        <w:r w:rsidR="00D56AB2">
          <w:rPr>
            <w:b/>
            <w:bCs/>
          </w:rPr>
          <w:t>Sistemas de Gerenciamento de Banco de Dados.</w:t>
        </w:r>
        <w:r w:rsidR="00D56AB2">
          <w:t xml:space="preserve"> </w:t>
        </w:r>
      </w:ins>
      <w:ins w:id="840" w:author="Karine Martins" w:date="2016-10-10T10:06:00Z">
        <w:r w:rsidR="00D56AB2">
          <w:t>São Paulo:</w:t>
        </w:r>
      </w:ins>
      <w:ins w:id="841" w:author="Karine Martins" w:date="2016-10-10T09:53:00Z">
        <w:r>
          <w:t xml:space="preserve"> Mc </w:t>
        </w:r>
        <w:proofErr w:type="spellStart"/>
        <w:r>
          <w:t>Graw</w:t>
        </w:r>
        <w:proofErr w:type="spellEnd"/>
        <w:r>
          <w:t xml:space="preserve"> Hill, 2008</w:t>
        </w:r>
      </w:ins>
      <w:ins w:id="842" w:author="Karine Martins" w:date="2016-10-10T10:06:00Z">
        <w:r w:rsidR="00D56AB2">
          <w:t>.</w:t>
        </w:r>
      </w:ins>
    </w:p>
    <w:p w14:paraId="37BDFB06" w14:textId="77777777" w:rsidR="00D56AB2" w:rsidRDefault="00D56AB2">
      <w:pPr>
        <w:pStyle w:val="Normal1"/>
        <w:rPr>
          <w:ins w:id="843" w:author="Karine Martins" w:date="2016-10-10T10:07:00Z"/>
        </w:rPr>
        <w:pPrChange w:id="844" w:author="Karine Martins" w:date="2016-10-10T10:06:00Z">
          <w:pPr>
            <w:pStyle w:val="Normal1"/>
            <w:jc w:val="both"/>
          </w:pPr>
        </w:pPrChange>
      </w:pPr>
    </w:p>
    <w:p w14:paraId="698BED9C" w14:textId="72AC2277" w:rsidR="007336F8" w:rsidRDefault="007336F8">
      <w:pPr>
        <w:pStyle w:val="Normal1"/>
        <w:rPr>
          <w:ins w:id="845" w:author="Karine Martins" w:date="2016-10-10T09:53:00Z"/>
        </w:rPr>
        <w:pPrChange w:id="846" w:author="Karine Martins" w:date="2016-10-10T10:06:00Z">
          <w:pPr>
            <w:pStyle w:val="Normal1"/>
            <w:jc w:val="both"/>
          </w:pPr>
        </w:pPrChange>
      </w:pPr>
      <w:ins w:id="847" w:author="Karine Martins" w:date="2016-10-10T09:53:00Z">
        <w:r>
          <w:t xml:space="preserve">REZENDE, Denis Alcides. </w:t>
        </w:r>
        <w:r>
          <w:rPr>
            <w:b/>
          </w:rPr>
          <w:t xml:space="preserve">Engenharia de Software e Sistemas de Informação. </w:t>
        </w:r>
        <w:proofErr w:type="gramStart"/>
        <w:r w:rsidR="00D56AB2">
          <w:t>3</w:t>
        </w:r>
        <w:proofErr w:type="gramEnd"/>
        <w:r w:rsidR="00D56AB2">
          <w:t xml:space="preserve"> ed.</w:t>
        </w:r>
      </w:ins>
      <w:ins w:id="848" w:author="Karine Martins" w:date="2016-10-10T10:09:00Z">
        <w:r w:rsidR="00D56AB2">
          <w:t xml:space="preserve"> Rio de Janeiro: </w:t>
        </w:r>
      </w:ins>
      <w:ins w:id="849" w:author="Karine Martins" w:date="2016-10-10T09:53:00Z">
        <w:r>
          <w:t xml:space="preserve">Editora </w:t>
        </w:r>
        <w:proofErr w:type="spellStart"/>
        <w:r>
          <w:t>Brasport</w:t>
        </w:r>
        <w:proofErr w:type="spellEnd"/>
        <w:r>
          <w:t>, 2005.</w:t>
        </w:r>
      </w:ins>
    </w:p>
    <w:p w14:paraId="0E53D8B2" w14:textId="77777777" w:rsidR="00D56AB2" w:rsidRDefault="00D56AB2">
      <w:pPr>
        <w:pStyle w:val="Corpodetexto"/>
        <w:spacing w:before="0" w:after="0" w:line="240" w:lineRule="auto"/>
        <w:rPr>
          <w:ins w:id="850" w:author="Karine Martins" w:date="2016-10-10T10:07:00Z"/>
        </w:rPr>
        <w:pPrChange w:id="851" w:author="Karine Martins" w:date="2016-10-10T10:06:00Z">
          <w:pPr>
            <w:pStyle w:val="Corpodetexto"/>
            <w:spacing w:line="240" w:lineRule="auto"/>
            <w:jc w:val="both"/>
          </w:pPr>
        </w:pPrChange>
      </w:pPr>
    </w:p>
    <w:p w14:paraId="38275FCD" w14:textId="53C7D8FE" w:rsidR="007336F8" w:rsidRDefault="007336F8">
      <w:pPr>
        <w:pStyle w:val="Corpodetexto"/>
        <w:spacing w:before="0" w:after="0" w:line="240" w:lineRule="auto"/>
        <w:rPr>
          <w:ins w:id="852" w:author="Karine Martins" w:date="2016-10-10T09:53:00Z"/>
        </w:rPr>
        <w:pPrChange w:id="853" w:author="Karine Martins" w:date="2016-10-10T10:06:00Z">
          <w:pPr>
            <w:pStyle w:val="Corpodetexto"/>
            <w:spacing w:line="240" w:lineRule="auto"/>
            <w:jc w:val="both"/>
          </w:pPr>
        </w:pPrChange>
      </w:pPr>
      <w:ins w:id="854" w:author="Karine Martins" w:date="2016-10-10T09:53:00Z">
        <w:r>
          <w:t xml:space="preserve">SAMPAIO, </w:t>
        </w:r>
        <w:proofErr w:type="spellStart"/>
        <w:r>
          <w:t>Cleuton</w:t>
        </w:r>
        <w:proofErr w:type="spellEnd"/>
        <w:r>
          <w:t xml:space="preserve">; </w:t>
        </w:r>
        <w:r>
          <w:rPr>
            <w:b/>
            <w:bCs/>
          </w:rPr>
          <w:t xml:space="preserve">Guia do Java: </w:t>
        </w:r>
        <w:r w:rsidRPr="00D56AB2">
          <w:rPr>
            <w:bCs/>
            <w:rPrChange w:id="855" w:author="Karine Martins" w:date="2016-10-10T10:10:00Z">
              <w:rPr>
                <w:b/>
                <w:bCs/>
              </w:rPr>
            </w:rPrChange>
          </w:rPr>
          <w:t xml:space="preserve">Enterprise </w:t>
        </w:r>
        <w:proofErr w:type="spellStart"/>
        <w:r w:rsidRPr="00D56AB2">
          <w:rPr>
            <w:bCs/>
            <w:rPrChange w:id="856" w:author="Karine Martins" w:date="2016-10-10T10:10:00Z">
              <w:rPr>
                <w:b/>
                <w:bCs/>
              </w:rPr>
            </w:rPrChange>
          </w:rPr>
          <w:t>Edition</w:t>
        </w:r>
        <w:proofErr w:type="spellEnd"/>
        <w:r w:rsidRPr="00D56AB2">
          <w:rPr>
            <w:bCs/>
            <w:rPrChange w:id="857" w:author="Karine Martins" w:date="2016-10-10T10:10:00Z">
              <w:rPr>
                <w:b/>
                <w:bCs/>
              </w:rPr>
            </w:rPrChange>
          </w:rPr>
          <w:t xml:space="preserve"> 5: desenvolvendo aplicações corporativas</w:t>
        </w:r>
        <w:r>
          <w:rPr>
            <w:b/>
            <w:bCs/>
          </w:rPr>
          <w:t xml:space="preserve">. </w:t>
        </w:r>
      </w:ins>
      <w:ins w:id="858" w:author="Karine Martins" w:date="2016-10-10T10:10:00Z">
        <w:r w:rsidR="00D56AB2" w:rsidRPr="00D56AB2">
          <w:rPr>
            <w:bCs/>
            <w:rPrChange w:id="859" w:author="Karine Martins" w:date="2016-10-10T10:10:00Z">
              <w:rPr>
                <w:b/>
                <w:bCs/>
              </w:rPr>
            </w:rPrChange>
          </w:rPr>
          <w:t>Rio de Janeiro:</w:t>
        </w:r>
        <w:r w:rsidR="00D56AB2">
          <w:rPr>
            <w:b/>
            <w:bCs/>
          </w:rPr>
          <w:t xml:space="preserve"> </w:t>
        </w:r>
      </w:ins>
      <w:proofErr w:type="spellStart"/>
      <w:ins w:id="860" w:author="Karine Martins" w:date="2016-10-10T09:53:00Z">
        <w:r>
          <w:t>Brasport</w:t>
        </w:r>
        <w:proofErr w:type="spellEnd"/>
        <w:r>
          <w:t>, 2007</w:t>
        </w:r>
        <w:r>
          <w:rPr>
            <w:b/>
            <w:bCs/>
          </w:rPr>
          <w:t>.</w:t>
        </w:r>
      </w:ins>
    </w:p>
    <w:p w14:paraId="41ACCB07" w14:textId="77777777" w:rsidR="00D56AB2" w:rsidRDefault="00D56AB2">
      <w:pPr>
        <w:pStyle w:val="Corpodetexto"/>
        <w:spacing w:before="0" w:after="0" w:line="240" w:lineRule="auto"/>
        <w:rPr>
          <w:ins w:id="861" w:author="Karine Martins" w:date="2016-10-10T10:07:00Z"/>
        </w:rPr>
        <w:pPrChange w:id="862" w:author="Karine Martins" w:date="2016-10-10T10:06:00Z">
          <w:pPr>
            <w:pStyle w:val="Corpodetexto"/>
            <w:spacing w:line="240" w:lineRule="auto"/>
            <w:jc w:val="both"/>
          </w:pPr>
        </w:pPrChange>
      </w:pPr>
    </w:p>
    <w:p w14:paraId="5993050D" w14:textId="4204D3DC" w:rsidR="007336F8" w:rsidRDefault="007336F8">
      <w:pPr>
        <w:pStyle w:val="Corpodetexto"/>
        <w:spacing w:before="0" w:after="0" w:line="240" w:lineRule="auto"/>
        <w:rPr>
          <w:ins w:id="863" w:author="Karine Martins" w:date="2016-10-10T09:53:00Z"/>
          <w:b/>
          <w:bCs/>
        </w:rPr>
        <w:pPrChange w:id="864" w:author="Karine Martins" w:date="2016-10-10T10:06:00Z">
          <w:pPr>
            <w:pStyle w:val="Corpodetexto"/>
            <w:spacing w:line="240" w:lineRule="auto"/>
            <w:jc w:val="both"/>
          </w:pPr>
        </w:pPrChange>
      </w:pPr>
      <w:ins w:id="865" w:author="Karine Martins" w:date="2016-10-10T09:53:00Z">
        <w:r>
          <w:t xml:space="preserve">SILVA, Maurício </w:t>
        </w:r>
        <w:proofErr w:type="spellStart"/>
        <w:r>
          <w:t>Samy</w:t>
        </w:r>
        <w:proofErr w:type="spellEnd"/>
        <w:r>
          <w:t xml:space="preserve">; </w:t>
        </w:r>
        <w:proofErr w:type="spellStart"/>
        <w:r>
          <w:rPr>
            <w:b/>
            <w:bCs/>
          </w:rPr>
          <w:t>jQuery</w:t>
        </w:r>
        <w:proofErr w:type="spellEnd"/>
        <w:r>
          <w:rPr>
            <w:b/>
            <w:bCs/>
          </w:rPr>
          <w:t xml:space="preserve"> – </w:t>
        </w:r>
        <w:r w:rsidRPr="00D56AB2">
          <w:rPr>
            <w:bCs/>
            <w:rPrChange w:id="866" w:author="Karine Martins" w:date="2016-10-10T10:10:00Z">
              <w:rPr>
                <w:b/>
                <w:bCs/>
              </w:rPr>
            </w:rPrChange>
          </w:rPr>
          <w:t>A Bibliotec</w:t>
        </w:r>
        <w:r w:rsidR="00D56AB2">
          <w:rPr>
            <w:bCs/>
          </w:rPr>
          <w:t xml:space="preserve">a do Programador </w:t>
        </w:r>
        <w:proofErr w:type="spellStart"/>
        <w:r w:rsidR="00D56AB2">
          <w:rPr>
            <w:bCs/>
          </w:rPr>
          <w:t>Javascript</w:t>
        </w:r>
        <w:proofErr w:type="spellEnd"/>
        <w:r w:rsidR="00D56AB2">
          <w:rPr>
            <w:bCs/>
          </w:rPr>
          <w:t xml:space="preserve"> – 3</w:t>
        </w:r>
      </w:ins>
      <w:ins w:id="867" w:author="Karine Martins" w:date="2016-10-10T10:10:00Z">
        <w:r w:rsidR="00D56AB2">
          <w:rPr>
            <w:bCs/>
          </w:rPr>
          <w:t xml:space="preserve"> </w:t>
        </w:r>
      </w:ins>
      <w:ins w:id="868" w:author="Karine Martins" w:date="2016-10-10T09:53:00Z">
        <w:r w:rsidR="00D56AB2">
          <w:rPr>
            <w:bCs/>
          </w:rPr>
          <w:t>ed</w:t>
        </w:r>
        <w:r>
          <w:rPr>
            <w:b/>
            <w:bCs/>
          </w:rPr>
          <w:t>.</w:t>
        </w:r>
        <w:r w:rsidRPr="00D56AB2">
          <w:rPr>
            <w:bCs/>
            <w:rPrChange w:id="869" w:author="Karine Martins" w:date="2016-10-10T10:10:00Z">
              <w:rPr>
                <w:b/>
                <w:bCs/>
              </w:rPr>
            </w:rPrChange>
          </w:rPr>
          <w:t xml:space="preserve"> </w:t>
        </w:r>
      </w:ins>
      <w:ins w:id="870" w:author="Karine Martins" w:date="2016-10-10T10:10:00Z">
        <w:r w:rsidR="00D56AB2" w:rsidRPr="00D56AB2">
          <w:rPr>
            <w:bCs/>
            <w:rPrChange w:id="871" w:author="Karine Martins" w:date="2016-10-10T10:10:00Z">
              <w:rPr>
                <w:b/>
                <w:bCs/>
              </w:rPr>
            </w:rPrChange>
          </w:rPr>
          <w:t xml:space="preserve">São Paulo: </w:t>
        </w:r>
      </w:ins>
      <w:ins w:id="872" w:author="Karine Martins" w:date="2016-10-10T09:53:00Z">
        <w:r>
          <w:t xml:space="preserve">Editora </w:t>
        </w:r>
        <w:proofErr w:type="spellStart"/>
        <w:r>
          <w:t>Novatec</w:t>
        </w:r>
        <w:proofErr w:type="spellEnd"/>
        <w:r>
          <w:t>, 2014</w:t>
        </w:r>
      </w:ins>
    </w:p>
    <w:p w14:paraId="1CF5A562" w14:textId="77777777" w:rsidR="00D56AB2" w:rsidRDefault="00D56AB2">
      <w:pPr>
        <w:pStyle w:val="Corpodetexto"/>
        <w:spacing w:before="0" w:after="0" w:line="240" w:lineRule="auto"/>
        <w:rPr>
          <w:ins w:id="873" w:author="Karine Martins" w:date="2016-10-10T10:07:00Z"/>
        </w:rPr>
        <w:pPrChange w:id="874" w:author="Karine Martins" w:date="2016-10-10T10:06:00Z">
          <w:pPr>
            <w:pStyle w:val="Corpodetexto"/>
            <w:spacing w:line="240" w:lineRule="auto"/>
            <w:jc w:val="both"/>
          </w:pPr>
        </w:pPrChange>
      </w:pPr>
    </w:p>
    <w:p w14:paraId="7835ABCC" w14:textId="7AB90656" w:rsidR="007336F8" w:rsidRPr="00B00AA7" w:rsidRDefault="007336F8">
      <w:pPr>
        <w:pStyle w:val="Corpodetexto"/>
        <w:spacing w:before="0" w:after="0" w:line="240" w:lineRule="auto"/>
        <w:rPr>
          <w:ins w:id="875" w:author="Karine Martins" w:date="2016-10-10T09:53:00Z"/>
          <w:lang w:val="en-US"/>
          <w:rPrChange w:id="876" w:author="Nortti" w:date="2016-10-15T00:56:00Z">
            <w:rPr>
              <w:ins w:id="877" w:author="Karine Martins" w:date="2016-10-10T09:53:00Z"/>
            </w:rPr>
          </w:rPrChange>
        </w:rPr>
        <w:pPrChange w:id="878" w:author="Karine Martins" w:date="2016-10-10T10:06:00Z">
          <w:pPr>
            <w:pStyle w:val="Corpodetexto"/>
            <w:spacing w:line="240" w:lineRule="auto"/>
            <w:jc w:val="both"/>
          </w:pPr>
        </w:pPrChange>
      </w:pPr>
      <w:commentRangeStart w:id="879"/>
      <w:ins w:id="880" w:author="Karine Martins" w:date="2016-10-10T09:53:00Z">
        <w:r>
          <w:t>TITTEL</w:t>
        </w:r>
      </w:ins>
      <w:commentRangeEnd w:id="879"/>
      <w:ins w:id="881" w:author="Karine Martins" w:date="2016-10-10T10:12:00Z">
        <w:r w:rsidR="0041131A">
          <w:rPr>
            <w:rStyle w:val="Refdecomentrio"/>
          </w:rPr>
          <w:commentReference w:id="879"/>
        </w:r>
      </w:ins>
      <w:ins w:id="882" w:author="Karine Martins" w:date="2016-10-10T09:53:00Z">
        <w:r>
          <w:t xml:space="preserve">, Ed; NOBLE, Jeff; </w:t>
        </w:r>
        <w:r>
          <w:rPr>
            <w:b/>
            <w:bCs/>
          </w:rPr>
          <w:t xml:space="preserve">HTML, XHTML </w:t>
        </w:r>
        <w:r w:rsidR="0041131A">
          <w:rPr>
            <w:b/>
            <w:bCs/>
          </w:rPr>
          <w:t>e</w:t>
        </w:r>
        <w:r>
          <w:rPr>
            <w:b/>
            <w:bCs/>
          </w:rPr>
          <w:t xml:space="preserve"> CSS </w:t>
        </w:r>
        <w:r w:rsidR="0041131A">
          <w:rPr>
            <w:b/>
            <w:bCs/>
          </w:rPr>
          <w:t>para leigos</w:t>
        </w:r>
        <w:r>
          <w:rPr>
            <w:b/>
            <w:bCs/>
          </w:rPr>
          <w:t xml:space="preserve">. </w:t>
        </w:r>
      </w:ins>
      <w:ins w:id="883" w:author="Karine Martins" w:date="2016-10-10T10:11:00Z">
        <w:r w:rsidR="0041131A" w:rsidRPr="00B00AA7">
          <w:rPr>
            <w:bCs/>
            <w:lang w:val="en-US"/>
            <w:rPrChange w:id="884" w:author="Nortti" w:date="2016-10-15T00:56:00Z">
              <w:rPr>
                <w:bCs/>
              </w:rPr>
            </w:rPrChange>
          </w:rPr>
          <w:t xml:space="preserve">7 ed. Local: </w:t>
        </w:r>
      </w:ins>
      <w:commentRangeStart w:id="885"/>
      <w:proofErr w:type="spellStart"/>
      <w:ins w:id="886" w:author="Karine Martins" w:date="2016-10-10T09:53:00Z">
        <w:r w:rsidRPr="00B00AA7">
          <w:rPr>
            <w:lang w:val="en-US"/>
            <w:rPrChange w:id="887" w:author="Nortti" w:date="2016-10-15T00:56:00Z">
              <w:rPr/>
            </w:rPrChange>
          </w:rPr>
          <w:t>Starlin</w:t>
        </w:r>
      </w:ins>
      <w:commentRangeEnd w:id="885"/>
      <w:proofErr w:type="spellEnd"/>
      <w:ins w:id="888" w:author="Karine Martins" w:date="2016-10-10T10:11:00Z">
        <w:r w:rsidR="0041131A">
          <w:rPr>
            <w:rStyle w:val="Refdecomentrio"/>
          </w:rPr>
          <w:commentReference w:id="885"/>
        </w:r>
      </w:ins>
      <w:ins w:id="889" w:author="Karine Martins" w:date="2016-10-10T09:53:00Z">
        <w:r w:rsidRPr="00B00AA7">
          <w:rPr>
            <w:lang w:val="en-US"/>
            <w:rPrChange w:id="890" w:author="Nortti" w:date="2016-10-15T00:56:00Z">
              <w:rPr/>
            </w:rPrChange>
          </w:rPr>
          <w:t xml:space="preserve"> Alta </w:t>
        </w:r>
        <w:proofErr w:type="spellStart"/>
        <w:r w:rsidRPr="00B00AA7">
          <w:rPr>
            <w:lang w:val="en-US"/>
            <w:rPrChange w:id="891" w:author="Nortti" w:date="2016-10-15T00:56:00Z">
              <w:rPr/>
            </w:rPrChange>
          </w:rPr>
          <w:t>Editora</w:t>
        </w:r>
        <w:proofErr w:type="spellEnd"/>
        <w:r w:rsidRPr="00B00AA7">
          <w:rPr>
            <w:lang w:val="en-US"/>
            <w:rPrChange w:id="892" w:author="Nortti" w:date="2016-10-15T00:56:00Z">
              <w:rPr/>
            </w:rPrChange>
          </w:rPr>
          <w:t>, 2014.</w:t>
        </w:r>
      </w:ins>
    </w:p>
    <w:p w14:paraId="16D67247" w14:textId="77777777" w:rsidR="00D56AB2" w:rsidRPr="00B00AA7" w:rsidRDefault="00D56AB2">
      <w:pPr>
        <w:pStyle w:val="Corpodetexto"/>
        <w:spacing w:before="0" w:after="0" w:line="240" w:lineRule="auto"/>
        <w:rPr>
          <w:ins w:id="893" w:author="Karine Martins" w:date="2016-10-10T10:07:00Z"/>
          <w:lang w:val="en-US"/>
          <w:rPrChange w:id="894" w:author="Nortti" w:date="2016-10-15T00:56:00Z">
            <w:rPr>
              <w:ins w:id="895" w:author="Karine Martins" w:date="2016-10-10T10:07:00Z"/>
            </w:rPr>
          </w:rPrChange>
        </w:rPr>
        <w:pPrChange w:id="896" w:author="Karine Martins" w:date="2016-10-10T10:06:00Z">
          <w:pPr>
            <w:pStyle w:val="Corpodetexto"/>
            <w:spacing w:line="240" w:lineRule="auto"/>
            <w:jc w:val="both"/>
          </w:pPr>
        </w:pPrChange>
      </w:pPr>
    </w:p>
    <w:p w14:paraId="3E0C966A" w14:textId="05500A70" w:rsidR="007336F8" w:rsidRDefault="007336F8">
      <w:pPr>
        <w:pStyle w:val="Corpodetexto"/>
        <w:spacing w:before="0" w:after="0" w:line="240" w:lineRule="auto"/>
        <w:rPr>
          <w:ins w:id="897" w:author="Karine Martins" w:date="2016-10-10T09:53:00Z"/>
        </w:rPr>
        <w:pPrChange w:id="898" w:author="Karine Martins" w:date="2016-10-10T10:06:00Z">
          <w:pPr>
            <w:pStyle w:val="Corpodetexto"/>
            <w:spacing w:line="240" w:lineRule="auto"/>
            <w:jc w:val="both"/>
          </w:pPr>
        </w:pPrChange>
      </w:pPr>
      <w:proofErr w:type="gramStart"/>
      <w:ins w:id="899" w:author="Karine Martins" w:date="2016-10-10T09:53:00Z">
        <w:r w:rsidRPr="00B00AA7">
          <w:rPr>
            <w:lang w:val="en-US"/>
            <w:rPrChange w:id="900" w:author="Nortti" w:date="2016-10-15T00:56:00Z">
              <w:rPr/>
            </w:rPrChange>
          </w:rPr>
          <w:t>WAZLAWICK Raul Sidney.</w:t>
        </w:r>
        <w:proofErr w:type="gramEnd"/>
        <w:r w:rsidRPr="00B00AA7">
          <w:rPr>
            <w:lang w:val="en-US"/>
            <w:rPrChange w:id="901" w:author="Nortti" w:date="2016-10-15T00:56:00Z">
              <w:rPr/>
            </w:rPrChange>
          </w:rPr>
          <w:t xml:space="preserve"> </w:t>
        </w:r>
        <w:r>
          <w:rPr>
            <w:b/>
            <w:bCs/>
          </w:rPr>
          <w:t xml:space="preserve">Engenharia de Software: </w:t>
        </w:r>
        <w:r w:rsidRPr="0041131A">
          <w:rPr>
            <w:bCs/>
            <w:rPrChange w:id="902" w:author="Karine Martins" w:date="2016-10-10T10:12:00Z">
              <w:rPr>
                <w:b/>
                <w:bCs/>
              </w:rPr>
            </w:rPrChange>
          </w:rPr>
          <w:t>Conceitos e Práticas</w:t>
        </w:r>
        <w:r>
          <w:rPr>
            <w:b/>
            <w:bCs/>
          </w:rPr>
          <w:t xml:space="preserve">. </w:t>
        </w:r>
      </w:ins>
      <w:ins w:id="903" w:author="Karine Martins" w:date="2016-10-10T10:12:00Z">
        <w:r w:rsidR="0041131A">
          <w:rPr>
            <w:bCs/>
          </w:rPr>
          <w:t xml:space="preserve">São Paulo: </w:t>
        </w:r>
      </w:ins>
      <w:proofErr w:type="spellStart"/>
      <w:ins w:id="904" w:author="Karine Martins" w:date="2016-10-10T09:53:00Z">
        <w:r>
          <w:t>Elsevier</w:t>
        </w:r>
        <w:proofErr w:type="spellEnd"/>
        <w:r>
          <w:t xml:space="preserve"> Editora </w:t>
        </w:r>
        <w:proofErr w:type="spellStart"/>
        <w:r>
          <w:t>Ltda</w:t>
        </w:r>
        <w:proofErr w:type="spellEnd"/>
        <w:r>
          <w:t xml:space="preserve">, </w:t>
        </w:r>
        <w:commentRangeStart w:id="905"/>
        <w:r>
          <w:t>2013</w:t>
        </w:r>
      </w:ins>
      <w:commentRangeEnd w:id="905"/>
      <w:ins w:id="906" w:author="Karine Martins" w:date="2016-10-10T10:12:00Z">
        <w:r w:rsidR="0041131A">
          <w:rPr>
            <w:rStyle w:val="Refdecomentrio"/>
          </w:rPr>
          <w:commentReference w:id="905"/>
        </w:r>
      </w:ins>
      <w:ins w:id="907" w:author="Karine Martins" w:date="2016-10-10T09:53:00Z">
        <w:r>
          <w:t>.</w:t>
        </w:r>
      </w:ins>
    </w:p>
    <w:p w14:paraId="3BEAC0D2" w14:textId="77777777" w:rsidR="00D56AB2" w:rsidRDefault="00D56AB2">
      <w:pPr>
        <w:pStyle w:val="Corpodetexto"/>
        <w:spacing w:before="0" w:after="0" w:line="240" w:lineRule="auto"/>
        <w:rPr>
          <w:ins w:id="908" w:author="Karine Martins" w:date="2016-10-10T10:07:00Z"/>
        </w:rPr>
        <w:pPrChange w:id="909" w:author="Karine Martins" w:date="2016-10-10T10:06:00Z">
          <w:pPr>
            <w:pStyle w:val="Corpodetexto"/>
            <w:spacing w:line="240" w:lineRule="auto"/>
            <w:jc w:val="both"/>
          </w:pPr>
        </w:pPrChange>
      </w:pPr>
    </w:p>
    <w:p w14:paraId="7A04804E" w14:textId="77777777" w:rsidR="00A30793" w:rsidDel="007336F8" w:rsidRDefault="00FE1B44">
      <w:pPr>
        <w:pStyle w:val="Corpodetexto"/>
        <w:spacing w:before="0" w:after="0" w:line="240" w:lineRule="auto"/>
        <w:rPr>
          <w:del w:id="910" w:author="Karine Martins" w:date="2016-10-10T09:53:00Z"/>
        </w:rPr>
        <w:pPrChange w:id="911" w:author="Karine Martins" w:date="2016-10-10T10:06:00Z">
          <w:pPr>
            <w:pStyle w:val="Corpodetexto"/>
            <w:spacing w:line="240" w:lineRule="auto"/>
            <w:jc w:val="both"/>
          </w:pPr>
        </w:pPrChange>
      </w:pPr>
      <w:del w:id="912" w:author="Karine Martins" w:date="2016-10-10T09:53:00Z">
        <w:r w:rsidDel="007336F8">
          <w:delText xml:space="preserve">LAUDON, K.C.; LAUDON, J.P. </w:delText>
        </w:r>
        <w:r w:rsidDel="007336F8">
          <w:rPr>
            <w:b/>
            <w:bCs/>
          </w:rPr>
          <w:delText>Sistemas de Informações Gerencias</w:delText>
        </w:r>
        <w:r w:rsidDel="007336F8">
          <w:delText>. 7. ed. São Paulo: Person Prentice Hall, 2007.</w:delText>
        </w:r>
      </w:del>
    </w:p>
    <w:p w14:paraId="19BB2FF1" w14:textId="77777777" w:rsidR="00A30793" w:rsidDel="007336F8" w:rsidRDefault="00FE1B44">
      <w:pPr>
        <w:pStyle w:val="Corpodetexto"/>
        <w:spacing w:before="0" w:after="0" w:line="240" w:lineRule="auto"/>
        <w:rPr>
          <w:del w:id="913" w:author="Karine Martins" w:date="2016-10-10T09:53:00Z"/>
        </w:rPr>
        <w:pPrChange w:id="914" w:author="Karine Martins" w:date="2016-10-10T10:06:00Z">
          <w:pPr>
            <w:pStyle w:val="Corpodetexto"/>
            <w:spacing w:line="240" w:lineRule="auto"/>
            <w:jc w:val="both"/>
          </w:pPr>
        </w:pPrChange>
      </w:pPr>
      <w:del w:id="915" w:author="Karine Martins" w:date="2016-10-10T09:53:00Z">
        <w:r w:rsidDel="007336F8">
          <w:delText xml:space="preserve">LAUDON, K.C.; LAUDON, J.P. </w:delText>
        </w:r>
        <w:r w:rsidDel="007336F8">
          <w:rPr>
            <w:b/>
            <w:bCs/>
          </w:rPr>
          <w:delText>Sistemas de Informações Gerencias</w:delText>
        </w:r>
        <w:r w:rsidDel="007336F8">
          <w:delText>. 9. ed. São Paulo: Person Prentice Hall, 2009.</w:delText>
        </w:r>
      </w:del>
    </w:p>
    <w:p w14:paraId="3D2AF0EA" w14:textId="77777777" w:rsidR="00A30793" w:rsidDel="007336F8" w:rsidRDefault="00A30793">
      <w:pPr>
        <w:pStyle w:val="Normal1"/>
        <w:rPr>
          <w:del w:id="916" w:author="Karine Martins" w:date="2016-10-10T09:53:00Z"/>
        </w:rPr>
        <w:pPrChange w:id="917" w:author="Karine Martins" w:date="2016-10-10T10:06:00Z">
          <w:pPr>
            <w:pStyle w:val="Normal1"/>
            <w:jc w:val="both"/>
          </w:pPr>
        </w:pPrChange>
      </w:pPr>
    </w:p>
    <w:p w14:paraId="33691BF9" w14:textId="77777777" w:rsidR="00A30793" w:rsidDel="007336F8" w:rsidRDefault="00FE1B44">
      <w:pPr>
        <w:pStyle w:val="Normal1"/>
        <w:rPr>
          <w:del w:id="918" w:author="Karine Martins" w:date="2016-10-10T09:53:00Z"/>
        </w:rPr>
        <w:pPrChange w:id="919" w:author="Karine Martins" w:date="2016-10-10T10:06:00Z">
          <w:pPr>
            <w:pStyle w:val="Normal1"/>
            <w:jc w:val="both"/>
          </w:pPr>
        </w:pPrChange>
      </w:pPr>
      <w:del w:id="920" w:author="Karine Martins" w:date="2016-10-10T09:53:00Z">
        <w:r w:rsidDel="007336F8">
          <w:delText xml:space="preserve">REZENDE, Denis Alcides. </w:delText>
        </w:r>
        <w:r w:rsidDel="007336F8">
          <w:rPr>
            <w:b/>
          </w:rPr>
          <w:delText xml:space="preserve">Engenharia de Software e Sistemas de Informação. </w:delText>
        </w:r>
        <w:r w:rsidDel="007336F8">
          <w:delText>3ª Edição – Editora Brasport: Rio de Janeiro, 2005.</w:delText>
        </w:r>
      </w:del>
    </w:p>
    <w:p w14:paraId="6262E690" w14:textId="77777777" w:rsidR="00A30793" w:rsidDel="007336F8" w:rsidRDefault="00FE1B44">
      <w:pPr>
        <w:pStyle w:val="Corpodetexto"/>
        <w:spacing w:before="0" w:after="0" w:line="240" w:lineRule="auto"/>
        <w:rPr>
          <w:del w:id="921" w:author="Karine Martins" w:date="2016-10-10T09:53:00Z"/>
        </w:rPr>
        <w:pPrChange w:id="922" w:author="Karine Martins" w:date="2016-10-10T10:06:00Z">
          <w:pPr>
            <w:pStyle w:val="Corpodetexto"/>
            <w:spacing w:line="240" w:lineRule="auto"/>
            <w:jc w:val="both"/>
          </w:pPr>
        </w:pPrChange>
      </w:pPr>
      <w:del w:id="923" w:author="Karine Martins" w:date="2016-10-10T09:53:00Z">
        <w:r w:rsidDel="007336F8">
          <w:delText xml:space="preserve">PRESSMAN, R. S. </w:delText>
        </w:r>
        <w:r w:rsidDel="007336F8">
          <w:rPr>
            <w:b/>
            <w:bCs/>
          </w:rPr>
          <w:delText xml:space="preserve">Engenharia de Software: Uma abordagem profissional. </w:delText>
        </w:r>
        <w:r w:rsidDel="007336F8">
          <w:delText>7. ed. Editora Bookman.</w:delText>
        </w:r>
      </w:del>
    </w:p>
    <w:p w14:paraId="07340A9E" w14:textId="77777777" w:rsidR="00A30793" w:rsidDel="007336F8" w:rsidRDefault="00FE1B44">
      <w:pPr>
        <w:pStyle w:val="Corpodetexto"/>
        <w:spacing w:before="0" w:after="0" w:line="240" w:lineRule="auto"/>
        <w:rPr>
          <w:del w:id="924" w:author="Karine Martins" w:date="2016-10-10T09:53:00Z"/>
        </w:rPr>
        <w:pPrChange w:id="925" w:author="Karine Martins" w:date="2016-10-10T10:06:00Z">
          <w:pPr>
            <w:pStyle w:val="Corpodetexto"/>
            <w:spacing w:line="240" w:lineRule="auto"/>
            <w:jc w:val="both"/>
          </w:pPr>
        </w:pPrChange>
      </w:pPr>
      <w:del w:id="926" w:author="Karine Martins" w:date="2016-10-10T09:53:00Z">
        <w:r w:rsidDel="007336F8">
          <w:delText xml:space="preserve">LOBO, E. J. R. </w:delText>
        </w:r>
        <w:r w:rsidDel="007336F8">
          <w:rPr>
            <w:b/>
            <w:bCs/>
          </w:rPr>
          <w:delText xml:space="preserve">Curso de Engenharia de Software. </w:delText>
        </w:r>
        <w:r w:rsidDel="007336F8">
          <w:delText>Editora Digerati Books: São Paulo, 2008.</w:delText>
        </w:r>
      </w:del>
    </w:p>
    <w:p w14:paraId="7287FCE1" w14:textId="77777777" w:rsidR="00A30793" w:rsidDel="007336F8" w:rsidRDefault="00FE1B44">
      <w:pPr>
        <w:pStyle w:val="Corpodetexto"/>
        <w:spacing w:before="0" w:after="0" w:line="240" w:lineRule="auto"/>
        <w:rPr>
          <w:del w:id="927" w:author="Karine Martins" w:date="2016-10-10T09:53:00Z"/>
        </w:rPr>
        <w:pPrChange w:id="928" w:author="Karine Martins" w:date="2016-10-10T10:06:00Z">
          <w:pPr>
            <w:pStyle w:val="Corpodetexto"/>
            <w:spacing w:line="240" w:lineRule="auto"/>
            <w:jc w:val="both"/>
          </w:pPr>
        </w:pPrChange>
      </w:pPr>
      <w:del w:id="929" w:author="Karine Martins" w:date="2016-10-10T09:53:00Z">
        <w:r w:rsidDel="007336F8">
          <w:delText xml:space="preserve">PRESSMAN, R. S.; MAXIM, B. R. </w:delText>
        </w:r>
        <w:r w:rsidDel="007336F8">
          <w:rPr>
            <w:b/>
            <w:bCs/>
          </w:rPr>
          <w:delText>Engenharia de Software: Uma abordagem profissional.</w:delText>
        </w:r>
        <w:r w:rsidDel="007336F8">
          <w:delText xml:space="preserve"> 8. ed. Editora Bookman.</w:delText>
        </w:r>
      </w:del>
    </w:p>
    <w:p w14:paraId="65FD2764" w14:textId="77777777" w:rsidR="00A30793" w:rsidDel="007336F8" w:rsidRDefault="00FE1B44">
      <w:pPr>
        <w:pStyle w:val="Corpodetexto"/>
        <w:spacing w:before="0" w:after="0" w:line="240" w:lineRule="auto"/>
        <w:rPr>
          <w:del w:id="930" w:author="Karine Martins" w:date="2016-10-10T09:53:00Z"/>
        </w:rPr>
        <w:pPrChange w:id="931" w:author="Karine Martins" w:date="2016-10-10T10:06:00Z">
          <w:pPr>
            <w:pStyle w:val="Corpodetexto"/>
            <w:spacing w:line="240" w:lineRule="auto"/>
            <w:jc w:val="both"/>
          </w:pPr>
        </w:pPrChange>
      </w:pPr>
      <w:del w:id="932" w:author="Karine Martins" w:date="2016-10-10T09:53:00Z">
        <w:r w:rsidDel="007336F8">
          <w:delText xml:space="preserve">MANSUR, Ricardo. </w:delText>
        </w:r>
        <w:r w:rsidDel="007336F8">
          <w:rPr>
            <w:b/>
            <w:bCs/>
          </w:rPr>
          <w:delText xml:space="preserve">Governança de TI: Metodologias, Frameworks e Melhores Práticas. </w:delText>
        </w:r>
        <w:r w:rsidDel="007336F8">
          <w:delText>Brasport Livros e Multimídia Ltda: Rio de Janeiro, 2007.</w:delText>
        </w:r>
      </w:del>
    </w:p>
    <w:p w14:paraId="3BDD17A5" w14:textId="77777777" w:rsidR="00A30793" w:rsidDel="007336F8" w:rsidRDefault="00FE1B44">
      <w:pPr>
        <w:pStyle w:val="Corpodetexto"/>
        <w:spacing w:before="0" w:after="0" w:line="240" w:lineRule="auto"/>
        <w:rPr>
          <w:del w:id="933" w:author="Karine Martins" w:date="2016-10-10T09:53:00Z"/>
        </w:rPr>
        <w:pPrChange w:id="934" w:author="Karine Martins" w:date="2016-10-10T10:06:00Z">
          <w:pPr>
            <w:pStyle w:val="Corpodetexto"/>
            <w:spacing w:line="240" w:lineRule="auto"/>
            <w:jc w:val="both"/>
          </w:pPr>
        </w:pPrChange>
      </w:pPr>
      <w:del w:id="935" w:author="Karine Martins" w:date="2016-10-10T09:53:00Z">
        <w:r w:rsidDel="007336F8">
          <w:delText xml:space="preserve">MASSARI, Vitor L. </w:delText>
        </w:r>
        <w:r w:rsidDel="007336F8">
          <w:rPr>
            <w:b/>
            <w:bCs/>
          </w:rPr>
          <w:delText>Agile Scrum Master no Gerenciamento Avançado de Projetos.</w:delText>
        </w:r>
        <w:r w:rsidDel="007336F8">
          <w:delText xml:space="preserve"> Brasport Livros e Multímidia Ltda: Rio de Janeiro, 2016.</w:delText>
        </w:r>
      </w:del>
    </w:p>
    <w:p w14:paraId="2BE0F97F" w14:textId="77777777" w:rsidR="00A30793" w:rsidDel="007336F8" w:rsidRDefault="00FE1B44">
      <w:pPr>
        <w:pStyle w:val="Corpodetexto"/>
        <w:spacing w:before="0" w:after="0" w:line="240" w:lineRule="auto"/>
        <w:rPr>
          <w:del w:id="936" w:author="Karine Martins" w:date="2016-10-10T09:53:00Z"/>
        </w:rPr>
        <w:pPrChange w:id="937" w:author="Karine Martins" w:date="2016-10-10T10:06:00Z">
          <w:pPr>
            <w:pStyle w:val="Corpodetexto"/>
            <w:spacing w:line="240" w:lineRule="auto"/>
            <w:jc w:val="both"/>
          </w:pPr>
        </w:pPrChange>
      </w:pPr>
      <w:del w:id="938" w:author="Karine Martins" w:date="2016-10-10T09:53:00Z">
        <w:r w:rsidDel="007336F8">
          <w:delText xml:space="preserve">WAZLAWICK Raul Sidney. </w:delText>
        </w:r>
        <w:r w:rsidDel="007336F8">
          <w:rPr>
            <w:b/>
            <w:bCs/>
          </w:rPr>
          <w:delText xml:space="preserve">Engenharia de Software: Conceitos e Práticas. </w:delText>
        </w:r>
        <w:r w:rsidDel="007336F8">
          <w:delText>Elsevier Editora Ltda, 2013.</w:delText>
        </w:r>
      </w:del>
    </w:p>
    <w:p w14:paraId="70D04DD5" w14:textId="77777777" w:rsidR="00A30793" w:rsidDel="007336F8" w:rsidRDefault="00FE1B44">
      <w:pPr>
        <w:pStyle w:val="Corpodetexto"/>
        <w:spacing w:before="0" w:after="0" w:line="240" w:lineRule="auto"/>
        <w:rPr>
          <w:del w:id="939" w:author="Karine Martins" w:date="2016-10-10T09:53:00Z"/>
        </w:rPr>
        <w:pPrChange w:id="940" w:author="Karine Martins" w:date="2016-10-10T10:06:00Z">
          <w:pPr>
            <w:pStyle w:val="Corpodetexto"/>
            <w:spacing w:line="240" w:lineRule="auto"/>
            <w:jc w:val="both"/>
          </w:pPr>
        </w:pPrChange>
      </w:pPr>
      <w:del w:id="941" w:author="Karine Martins" w:date="2016-10-10T09:53:00Z">
        <w:r w:rsidDel="007336F8">
          <w:delText xml:space="preserve">NIELSEN, Jakob; LORANGER, Hoa; </w:delText>
        </w:r>
        <w:r w:rsidDel="007336F8">
          <w:rPr>
            <w:b/>
            <w:bCs/>
          </w:rPr>
          <w:delText>Usabilidade na web – Projetando Websites com Qualidade.</w:delText>
        </w:r>
        <w:r w:rsidDel="007336F8">
          <w:delText xml:space="preserve"> Elsevier Editora Ltda: Rio de Janeiro, 2007.</w:delText>
        </w:r>
      </w:del>
    </w:p>
    <w:p w14:paraId="0246D646" w14:textId="77777777" w:rsidR="00A30793" w:rsidDel="007336F8" w:rsidRDefault="00FE1B44">
      <w:pPr>
        <w:pStyle w:val="Corpodetexto"/>
        <w:spacing w:before="0" w:after="0" w:line="240" w:lineRule="auto"/>
        <w:rPr>
          <w:del w:id="942" w:author="Karine Martins" w:date="2016-10-10T09:53:00Z"/>
        </w:rPr>
        <w:pPrChange w:id="943" w:author="Karine Martins" w:date="2016-10-10T10:06:00Z">
          <w:pPr>
            <w:pStyle w:val="Corpodetexto"/>
            <w:spacing w:line="240" w:lineRule="auto"/>
            <w:jc w:val="both"/>
          </w:pPr>
        </w:pPrChange>
      </w:pPr>
      <w:del w:id="944" w:author="Karine Martins" w:date="2016-10-10T09:53:00Z">
        <w:r w:rsidDel="007336F8">
          <w:delText xml:space="preserve">MELO, Ana Cristina; </w:delText>
        </w:r>
        <w:r w:rsidDel="007336F8">
          <w:rPr>
            <w:b/>
            <w:bCs/>
          </w:rPr>
          <w:delText xml:space="preserve">Desenvolvendo aplicações com UML 2.2 – Do conceitual a implementação. </w:delText>
        </w:r>
        <w:r w:rsidDel="007336F8">
          <w:delText>Brasport Livros e Multimídia LTDA: Rio de Janeiro, 2010 – 3ª ed.</w:delText>
        </w:r>
      </w:del>
    </w:p>
    <w:p w14:paraId="7296F280" w14:textId="77777777" w:rsidR="00A30793" w:rsidDel="007336F8" w:rsidRDefault="00FE1B44">
      <w:pPr>
        <w:pStyle w:val="Corpodetexto"/>
        <w:spacing w:before="0" w:after="0" w:line="240" w:lineRule="auto"/>
        <w:rPr>
          <w:del w:id="945" w:author="Karine Martins" w:date="2016-10-10T09:53:00Z"/>
        </w:rPr>
        <w:pPrChange w:id="946" w:author="Karine Martins" w:date="2016-10-10T10:06:00Z">
          <w:pPr>
            <w:pStyle w:val="Corpodetexto"/>
            <w:spacing w:line="240" w:lineRule="auto"/>
            <w:jc w:val="both"/>
          </w:pPr>
        </w:pPrChange>
      </w:pPr>
      <w:del w:id="947" w:author="Karine Martins" w:date="2016-10-10T09:53:00Z">
        <w:r w:rsidDel="007336F8">
          <w:delText xml:space="preserve">BOOCH, Grady; RUMBAUGH, James; JACOBOSN, Ivar; </w:delText>
        </w:r>
        <w:r w:rsidDel="007336F8">
          <w:rPr>
            <w:b/>
            <w:bCs/>
          </w:rPr>
          <w:delText>UML : Guia do Usuário</w:delText>
        </w:r>
        <w:r w:rsidDel="007336F8">
          <w:delText>. Elsevier, 2005.</w:delText>
        </w:r>
      </w:del>
    </w:p>
    <w:p w14:paraId="23E205C0" w14:textId="77777777" w:rsidR="00A30793" w:rsidDel="007336F8" w:rsidRDefault="00FE1B44">
      <w:pPr>
        <w:pStyle w:val="Corpodetexto"/>
        <w:spacing w:before="0" w:after="0" w:line="240" w:lineRule="auto"/>
        <w:rPr>
          <w:del w:id="948" w:author="Karine Martins" w:date="2016-10-10T09:53:00Z"/>
        </w:rPr>
        <w:pPrChange w:id="949" w:author="Karine Martins" w:date="2016-10-10T10:06:00Z">
          <w:pPr>
            <w:pStyle w:val="Corpodetexto"/>
            <w:spacing w:line="240" w:lineRule="auto"/>
            <w:jc w:val="both"/>
          </w:pPr>
        </w:pPrChange>
      </w:pPr>
      <w:del w:id="950" w:author="Karine Martins" w:date="2016-10-10T09:53:00Z">
        <w:r w:rsidDel="007336F8">
          <w:delText xml:space="preserve">SAMPAIO, Cleuton; </w:delText>
        </w:r>
        <w:r w:rsidDel="007336F8">
          <w:rPr>
            <w:b/>
            <w:bCs/>
          </w:rPr>
          <w:delText xml:space="preserve">Guia do Java: Enterprise Edition 5: desenvolvendo aplicações corporativas. </w:delText>
        </w:r>
        <w:r w:rsidDel="007336F8">
          <w:delText>Brasport, 2007</w:delText>
        </w:r>
        <w:r w:rsidDel="007336F8">
          <w:rPr>
            <w:b/>
            <w:bCs/>
          </w:rPr>
          <w:delText>.</w:delText>
        </w:r>
      </w:del>
    </w:p>
    <w:p w14:paraId="31035ADC" w14:textId="77777777" w:rsidR="00A30793" w:rsidDel="007336F8" w:rsidRDefault="00FE1B44">
      <w:pPr>
        <w:pStyle w:val="Corpodetexto"/>
        <w:spacing w:before="0" w:after="0" w:line="240" w:lineRule="auto"/>
        <w:rPr>
          <w:del w:id="951" w:author="Karine Martins" w:date="2016-10-10T09:53:00Z"/>
        </w:rPr>
        <w:pPrChange w:id="952" w:author="Karine Martins" w:date="2016-10-10T10:06:00Z">
          <w:pPr>
            <w:pStyle w:val="Corpodetexto"/>
            <w:spacing w:line="240" w:lineRule="auto"/>
            <w:jc w:val="both"/>
          </w:pPr>
        </w:pPrChange>
      </w:pPr>
      <w:del w:id="953" w:author="Karine Martins" w:date="2016-10-10T09:53:00Z">
        <w:r w:rsidDel="007336F8">
          <w:delText xml:space="preserve">MEIRELES, Manuel; </w:delText>
        </w:r>
        <w:r w:rsidDel="007336F8">
          <w:rPr>
            <w:b/>
            <w:bCs/>
          </w:rPr>
          <w:delText xml:space="preserve">Sistemas de informação: Quesitos de excelência dos sistemas de informação operativos e estratégicos. </w:delText>
        </w:r>
        <w:r w:rsidDel="007336F8">
          <w:delText>Editora Arte e Ciência, 2004.</w:delText>
        </w:r>
      </w:del>
    </w:p>
    <w:p w14:paraId="68C18808" w14:textId="77777777" w:rsidR="00A30793" w:rsidDel="007336F8" w:rsidRDefault="00FE1B44">
      <w:pPr>
        <w:pStyle w:val="Corpodetexto"/>
        <w:spacing w:before="0" w:after="0" w:line="240" w:lineRule="auto"/>
        <w:rPr>
          <w:del w:id="954" w:author="Karine Martins" w:date="2016-10-10T09:53:00Z"/>
        </w:rPr>
        <w:pPrChange w:id="955" w:author="Karine Martins" w:date="2016-10-10T10:06:00Z">
          <w:pPr>
            <w:pStyle w:val="Corpodetexto"/>
            <w:spacing w:line="240" w:lineRule="auto"/>
            <w:jc w:val="both"/>
          </w:pPr>
        </w:pPrChange>
      </w:pPr>
      <w:del w:id="956" w:author="Karine Martins" w:date="2016-10-10T09:53:00Z">
        <w:r w:rsidDel="007336F8">
          <w:rPr>
            <w:b/>
            <w:bCs/>
          </w:rPr>
          <w:lastRenderedPageBreak/>
          <w:delText xml:space="preserve">ASTAH* BASIC OPERATION GUIDE, 2009. </w:delText>
        </w:r>
        <w:r w:rsidDel="007336F8">
          <w:delText xml:space="preserve">Disponível em: </w:delText>
        </w:r>
        <w:r w:rsidDel="007336F8">
          <w:fldChar w:fldCharType="begin"/>
        </w:r>
        <w:r w:rsidDel="007336F8">
          <w:delInstrText xml:space="preserve"> HYPERLINK "http://astah.net/resources/documents/astah-basic-operation.pdf" \h </w:delInstrText>
        </w:r>
        <w:r w:rsidDel="007336F8">
          <w:fldChar w:fldCharType="separate"/>
        </w:r>
        <w:r w:rsidDel="007336F8">
          <w:rPr>
            <w:rStyle w:val="InternetLink"/>
            <w:vanish/>
            <w:webHidden/>
          </w:rPr>
          <w:delText>http://astah.net/resources/documents/astah-basic-operation.pdf</w:delText>
        </w:r>
        <w:r w:rsidDel="007336F8">
          <w:rPr>
            <w:rStyle w:val="InternetLink"/>
            <w:vanish/>
          </w:rPr>
          <w:fldChar w:fldCharType="end"/>
        </w:r>
        <w:r w:rsidDel="007336F8">
          <w:delText xml:space="preserve"> Acesso em: 25 de agosto 2016.</w:delText>
        </w:r>
      </w:del>
    </w:p>
    <w:p w14:paraId="638C7A23" w14:textId="77777777" w:rsidR="00A30793" w:rsidDel="007336F8" w:rsidRDefault="00FE1B44">
      <w:pPr>
        <w:pStyle w:val="Corpodetexto"/>
        <w:spacing w:before="0" w:after="0" w:line="240" w:lineRule="auto"/>
        <w:rPr>
          <w:del w:id="957" w:author="Karine Martins" w:date="2016-10-10T09:53:00Z"/>
          <w:b/>
          <w:bCs/>
        </w:rPr>
        <w:pPrChange w:id="958" w:author="Karine Martins" w:date="2016-10-10T10:06:00Z">
          <w:pPr>
            <w:pStyle w:val="Corpodetexto"/>
            <w:spacing w:line="240" w:lineRule="auto"/>
            <w:jc w:val="both"/>
          </w:pPr>
        </w:pPrChange>
      </w:pPr>
      <w:del w:id="959" w:author="Karine Martins" w:date="2016-10-10T09:53:00Z">
        <w:r w:rsidDel="007336F8">
          <w:delText xml:space="preserve">CARRIL, Marly; </w:delText>
        </w:r>
        <w:r w:rsidDel="007336F8">
          <w:rPr>
            <w:b/>
            <w:bCs/>
          </w:rPr>
          <w:delText xml:space="preserve">HTML – Passo a passo 2012. </w:delText>
        </w:r>
      </w:del>
    </w:p>
    <w:p w14:paraId="1F368BC0" w14:textId="77777777" w:rsidR="00A30793" w:rsidDel="007336F8" w:rsidRDefault="00FE1B44">
      <w:pPr>
        <w:pStyle w:val="Corpodetexto"/>
        <w:spacing w:before="0" w:after="0" w:line="240" w:lineRule="auto"/>
        <w:rPr>
          <w:del w:id="960" w:author="Karine Martins" w:date="2016-10-10T09:53:00Z"/>
        </w:rPr>
        <w:pPrChange w:id="961" w:author="Karine Martins" w:date="2016-10-10T10:06:00Z">
          <w:pPr>
            <w:pStyle w:val="Corpodetexto"/>
            <w:spacing w:line="240" w:lineRule="auto"/>
            <w:jc w:val="both"/>
          </w:pPr>
        </w:pPrChange>
      </w:pPr>
      <w:del w:id="962" w:author="Karine Martins" w:date="2016-10-10T09:53:00Z">
        <w:r w:rsidDel="007336F8">
          <w:delText xml:space="preserve">TITTEL, Ed; NOBLE, Jeff; </w:delText>
        </w:r>
        <w:r w:rsidDel="007336F8">
          <w:rPr>
            <w:b/>
            <w:bCs/>
          </w:rPr>
          <w:delText xml:space="preserve">HTML, XHTML E CSS PARA LEIGOS. </w:delText>
        </w:r>
        <w:r w:rsidDel="007336F8">
          <w:delText>Starlin Alta Editora, 7ª edição, 2014.</w:delText>
        </w:r>
      </w:del>
    </w:p>
    <w:p w14:paraId="0A9C01F8" w14:textId="77777777" w:rsidR="00A30793" w:rsidDel="007336F8" w:rsidRDefault="00FE1B44">
      <w:pPr>
        <w:pStyle w:val="Corpodetexto"/>
        <w:spacing w:before="0" w:after="0" w:line="240" w:lineRule="auto"/>
        <w:rPr>
          <w:del w:id="963" w:author="Karine Martins" w:date="2016-10-10T09:53:00Z"/>
        </w:rPr>
        <w:pPrChange w:id="964" w:author="Karine Martins" w:date="2016-10-10T10:06:00Z">
          <w:pPr>
            <w:pStyle w:val="Corpodetexto"/>
            <w:spacing w:line="240" w:lineRule="auto"/>
            <w:jc w:val="both"/>
          </w:pPr>
        </w:pPrChange>
      </w:pPr>
      <w:del w:id="965" w:author="Karine Martins" w:date="2016-10-10T09:53:00Z">
        <w:r w:rsidDel="007336F8">
          <w:delText xml:space="preserve">JOBSTRAIBIZER, Flávia; </w:delText>
        </w:r>
        <w:r w:rsidDel="007336F8">
          <w:rPr>
            <w:b/>
            <w:bCs/>
          </w:rPr>
          <w:delText xml:space="preserve">CRIAÇÃO DE SITES COM CSS. </w:delText>
        </w:r>
        <w:r w:rsidDel="007336F8">
          <w:delText>Editora Digerati, 2009</w:delText>
        </w:r>
      </w:del>
    </w:p>
    <w:p w14:paraId="1E0449EF" w14:textId="77777777" w:rsidR="00A30793" w:rsidDel="007336F8" w:rsidRDefault="00FE1B44">
      <w:pPr>
        <w:pStyle w:val="Corpodetexto"/>
        <w:spacing w:before="0" w:after="0" w:line="240" w:lineRule="auto"/>
        <w:rPr>
          <w:del w:id="966" w:author="Karine Martins" w:date="2016-10-10T09:53:00Z"/>
        </w:rPr>
        <w:pPrChange w:id="967" w:author="Karine Martins" w:date="2016-10-10T10:06:00Z">
          <w:pPr>
            <w:pStyle w:val="Corpodetexto"/>
            <w:spacing w:line="240" w:lineRule="auto"/>
            <w:jc w:val="both"/>
          </w:pPr>
        </w:pPrChange>
      </w:pPr>
      <w:del w:id="968" w:author="Karine Martins" w:date="2016-10-10T09:53:00Z">
        <w:r w:rsidDel="007336F8">
          <w:delText xml:space="preserve">RAMAKRISHNAN, Raghu; GEHRKE, Johannes; </w:delText>
        </w:r>
        <w:r w:rsidDel="007336F8">
          <w:rPr>
            <w:b/>
            <w:bCs/>
          </w:rPr>
          <w:delText>SISTEMAS DE GERENCIAMENTO DE BANCO DE DADOS.</w:delText>
        </w:r>
        <w:r w:rsidDel="007336F8">
          <w:delText xml:space="preserve"> Editora Bookman, Mc Graw Hill, 2008</w:delText>
        </w:r>
      </w:del>
    </w:p>
    <w:p w14:paraId="25950A33" w14:textId="77777777" w:rsidR="00A30793" w:rsidDel="007336F8" w:rsidRDefault="00FE1B44">
      <w:pPr>
        <w:pStyle w:val="Corpodetexto"/>
        <w:spacing w:before="0" w:after="0" w:line="240" w:lineRule="auto"/>
        <w:rPr>
          <w:del w:id="969" w:author="Karine Martins" w:date="2016-10-10T09:53:00Z"/>
        </w:rPr>
        <w:pPrChange w:id="970" w:author="Karine Martins" w:date="2016-10-10T10:06:00Z">
          <w:pPr>
            <w:pStyle w:val="Corpodetexto"/>
            <w:spacing w:line="240" w:lineRule="auto"/>
            <w:jc w:val="both"/>
          </w:pPr>
        </w:pPrChange>
      </w:pPr>
      <w:del w:id="971" w:author="Karine Martins" w:date="2016-10-10T09:53:00Z">
        <w:r w:rsidDel="007336F8">
          <w:delText xml:space="preserve">MUTO, Claudio Adonai; </w:delText>
        </w:r>
        <w:r w:rsidDel="007336F8">
          <w:rPr>
            <w:b/>
            <w:bCs/>
          </w:rPr>
          <w:delText xml:space="preserve">PHP &amp; MYSQL – GUIA INTRODUTÓRIO, </w:delText>
        </w:r>
        <w:r w:rsidDel="007336F8">
          <w:delText>3ª Ed. 2006 Brasport</w:delText>
        </w:r>
      </w:del>
    </w:p>
    <w:p w14:paraId="61B51F17" w14:textId="77777777" w:rsidR="00A30793" w:rsidDel="007336F8" w:rsidRDefault="00FE1B44">
      <w:pPr>
        <w:pStyle w:val="Corpodetexto"/>
        <w:spacing w:before="0" w:after="0" w:line="240" w:lineRule="auto"/>
        <w:rPr>
          <w:del w:id="972" w:author="Karine Martins" w:date="2016-10-10T09:53:00Z"/>
        </w:rPr>
        <w:pPrChange w:id="973" w:author="Karine Martins" w:date="2016-10-10T10:06:00Z">
          <w:pPr>
            <w:pStyle w:val="Corpodetexto"/>
            <w:spacing w:line="240" w:lineRule="auto"/>
            <w:jc w:val="both"/>
          </w:pPr>
        </w:pPrChange>
      </w:pPr>
      <w:del w:id="974" w:author="Karine Martins" w:date="2016-10-10T09:53:00Z">
        <w:r w:rsidDel="007336F8">
          <w:delText xml:space="preserve">LOBO, Edson; </w:delText>
        </w:r>
        <w:r w:rsidDel="007336F8">
          <w:rPr>
            <w:b/>
            <w:bCs/>
          </w:rPr>
          <w:delText xml:space="preserve">Curso Prático de MySQL. </w:delText>
        </w:r>
        <w:r w:rsidDel="007336F8">
          <w:delText>Digerati Books, 2008.</w:delText>
        </w:r>
      </w:del>
    </w:p>
    <w:p w14:paraId="7C76AA04" w14:textId="77777777" w:rsidR="00A30793" w:rsidDel="007336F8" w:rsidRDefault="00FE1B44">
      <w:pPr>
        <w:pStyle w:val="Corpodetexto"/>
        <w:spacing w:before="0" w:after="0" w:line="240" w:lineRule="auto"/>
        <w:rPr>
          <w:del w:id="975" w:author="Karine Martins" w:date="2016-10-10T09:53:00Z"/>
        </w:rPr>
        <w:pPrChange w:id="976" w:author="Karine Martins" w:date="2016-10-10T10:06:00Z">
          <w:pPr>
            <w:pStyle w:val="Corpodetexto"/>
            <w:spacing w:line="240" w:lineRule="auto"/>
            <w:jc w:val="both"/>
          </w:pPr>
        </w:pPrChange>
      </w:pPr>
      <w:del w:id="977" w:author="Karine Martins" w:date="2016-10-10T09:53:00Z">
        <w:r w:rsidDel="007336F8">
          <w:delText xml:space="preserve">PRESCOTT, Preston; </w:delText>
        </w:r>
        <w:r w:rsidDel="007336F8">
          <w:rPr>
            <w:b/>
            <w:bCs/>
          </w:rPr>
          <w:delText xml:space="preserve">Programação em Javascript. </w:delText>
        </w:r>
        <w:r w:rsidDel="007336F8">
          <w:delText>Babelcube</w:delText>
        </w:r>
      </w:del>
    </w:p>
    <w:p w14:paraId="6F655489" w14:textId="77777777" w:rsidR="00A30793" w:rsidDel="007336F8" w:rsidRDefault="00FE1B44">
      <w:pPr>
        <w:pStyle w:val="Corpodetexto"/>
        <w:spacing w:before="0" w:after="0" w:line="240" w:lineRule="auto"/>
        <w:rPr>
          <w:del w:id="978" w:author="Karine Martins" w:date="2016-10-10T09:53:00Z"/>
        </w:rPr>
        <w:pPrChange w:id="979" w:author="Karine Martins" w:date="2016-10-10T10:06:00Z">
          <w:pPr>
            <w:pStyle w:val="Corpodetexto"/>
            <w:spacing w:line="240" w:lineRule="auto"/>
            <w:jc w:val="both"/>
          </w:pPr>
        </w:pPrChange>
      </w:pPr>
      <w:del w:id="980" w:author="Karine Martins" w:date="2016-10-10T09:53:00Z">
        <w:r w:rsidDel="007336F8">
          <w:rPr>
            <w:b/>
            <w:bCs/>
          </w:rPr>
          <w:delText xml:space="preserve">DOCUMENTAÇÃO OFICIAL JQUERY. </w:delText>
        </w:r>
        <w:r w:rsidDel="007336F8">
          <w:delText xml:space="preserve">Disponível em: </w:delText>
        </w:r>
        <w:r w:rsidDel="007336F8">
          <w:fldChar w:fldCharType="begin"/>
        </w:r>
        <w:r w:rsidDel="007336F8">
          <w:delInstrText xml:space="preserve"> HYPERLINK "https://jquery.com/" \h </w:delInstrText>
        </w:r>
        <w:r w:rsidDel="007336F8">
          <w:fldChar w:fldCharType="separate"/>
        </w:r>
        <w:r w:rsidDel="007336F8">
          <w:rPr>
            <w:rStyle w:val="InternetLink"/>
            <w:vanish/>
            <w:webHidden/>
          </w:rPr>
          <w:delText>https://jquery.com/</w:delText>
        </w:r>
        <w:r w:rsidDel="007336F8">
          <w:rPr>
            <w:rStyle w:val="InternetLink"/>
            <w:vanish/>
          </w:rPr>
          <w:fldChar w:fldCharType="end"/>
        </w:r>
        <w:r w:rsidDel="007336F8">
          <w:delText xml:space="preserve"> Acesso em: 20 de setembro de 2016</w:delText>
        </w:r>
      </w:del>
    </w:p>
    <w:p w14:paraId="1D68F9FE" w14:textId="77777777" w:rsidR="00A30793" w:rsidDel="007336F8" w:rsidRDefault="00FE1B44">
      <w:pPr>
        <w:pStyle w:val="Corpodetexto"/>
        <w:spacing w:before="0" w:after="0" w:line="240" w:lineRule="auto"/>
        <w:rPr>
          <w:del w:id="981" w:author="Karine Martins" w:date="2016-10-10T09:53:00Z"/>
          <w:b/>
          <w:bCs/>
        </w:rPr>
        <w:pPrChange w:id="982" w:author="Karine Martins" w:date="2016-10-10T10:06:00Z">
          <w:pPr>
            <w:pStyle w:val="Corpodetexto"/>
            <w:spacing w:line="240" w:lineRule="auto"/>
            <w:jc w:val="both"/>
          </w:pPr>
        </w:pPrChange>
      </w:pPr>
      <w:del w:id="983" w:author="Karine Martins" w:date="2016-10-10T09:53:00Z">
        <w:r w:rsidDel="007336F8">
          <w:delText xml:space="preserve">SILVA, Maurício Samy; </w:delText>
        </w:r>
        <w:r w:rsidDel="007336F8">
          <w:rPr>
            <w:b/>
            <w:bCs/>
          </w:rPr>
          <w:delText xml:space="preserve">jQuery – A Biblioteca do Programador Javascript – 3ª Edição. </w:delText>
        </w:r>
        <w:r w:rsidDel="007336F8">
          <w:delText>Editora Novatec, 2014</w:delText>
        </w:r>
      </w:del>
    </w:p>
    <w:p w14:paraId="5F4B403E" w14:textId="61212511" w:rsidR="00A30793" w:rsidDel="00D56AB2" w:rsidRDefault="00FE1B44">
      <w:pPr>
        <w:pStyle w:val="Corpodetexto"/>
        <w:spacing w:before="0" w:after="0" w:line="240" w:lineRule="auto"/>
        <w:pPrChange w:id="984" w:author="Karine Martins" w:date="2016-10-10T10:06:00Z">
          <w:pPr>
            <w:pStyle w:val="Corpodetexto"/>
            <w:spacing w:line="240" w:lineRule="auto"/>
            <w:jc w:val="both"/>
          </w:pPr>
        </w:pPrChange>
      </w:pPr>
      <w:moveFromRangeStart w:id="985" w:author="Karine Martins" w:date="2016-10-10T10:07:00Z" w:name="move463857400"/>
      <w:moveFrom w:id="986" w:author="Karine Martins" w:date="2016-10-10T10:07:00Z">
        <w:r w:rsidDel="00D56AB2">
          <w:t xml:space="preserve">ADRIEL, Wendell; </w:t>
        </w:r>
        <w:r w:rsidDel="00D56AB2">
          <w:rPr>
            <w:b/>
            <w:bCs/>
          </w:rPr>
          <w:t xml:space="preserve">Introdução ao Laravel Framework PHP. </w:t>
        </w:r>
        <w:r w:rsidDel="00D56AB2">
          <w:t xml:space="preserve">2015 Disponível em: </w:t>
        </w:r>
        <w:r w:rsidDel="00D56AB2">
          <w:fldChar w:fldCharType="begin"/>
        </w:r>
        <w:r w:rsidDel="00D56AB2">
          <w:instrText xml:space="preserve"> HYPERLINK "http://www.devmedia.com.br/introducao-ao-laravel-framework-php/33173" \h </w:instrText>
        </w:r>
        <w:r w:rsidDel="00D56AB2">
          <w:fldChar w:fldCharType="separate"/>
        </w:r>
        <w:r w:rsidDel="00D56AB2">
          <w:rPr>
            <w:rStyle w:val="InternetLink"/>
            <w:vanish/>
            <w:webHidden/>
          </w:rPr>
          <w:t>http://www.devmedia.com.br/introducao-ao-laravel-framework-php/33173</w:t>
        </w:r>
        <w:r w:rsidDel="00D56AB2">
          <w:rPr>
            <w:rStyle w:val="InternetLink"/>
            <w:vanish/>
          </w:rPr>
          <w:fldChar w:fldCharType="end"/>
        </w:r>
        <w:r w:rsidDel="00D56AB2">
          <w:t xml:space="preserve"> Acessado em: 20 de set. 2016</w:t>
        </w:r>
      </w:moveFrom>
    </w:p>
    <w:moveFromRangeEnd w:id="985"/>
    <w:p w14:paraId="64EC627D" w14:textId="77777777" w:rsidR="00A30793" w:rsidRDefault="00A30793">
      <w:pPr>
        <w:pStyle w:val="Ttulo1"/>
        <w:numPr>
          <w:ilvl w:val="0"/>
          <w:numId w:val="4"/>
        </w:numPr>
        <w:spacing w:before="0" w:line="240" w:lineRule="auto"/>
        <w:ind w:left="0" w:firstLine="0"/>
        <w:pPrChange w:id="987" w:author="Karine Martins" w:date="2016-10-10T10:06:00Z">
          <w:pPr>
            <w:pStyle w:val="Ttulo1"/>
            <w:numPr>
              <w:numId w:val="4"/>
            </w:numPr>
            <w:ind w:left="432" w:hanging="432"/>
            <w:jc w:val="center"/>
          </w:pPr>
        </w:pPrChange>
      </w:pPr>
    </w:p>
    <w:sectPr w:rsidR="00A30793">
      <w:pgSz w:w="11906" w:h="16838"/>
      <w:pgMar w:top="1701" w:right="1134" w:bottom="1134" w:left="1701" w:header="0" w:footer="0" w:gutter="0"/>
      <w:cols w:space="720"/>
      <w:formProt w:val="0"/>
      <w:docGrid w:linePitch="360"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Karine Martins" w:date="2016-10-09T17:12:00Z" w:initials="KM">
    <w:p w14:paraId="74953546" w14:textId="77777777" w:rsidR="00962ACD" w:rsidRDefault="00962ACD">
      <w:pPr>
        <w:pStyle w:val="Textodecomentrio"/>
      </w:pPr>
      <w:r>
        <w:rPr>
          <w:rStyle w:val="Refdecomentrio"/>
        </w:rPr>
        <w:annotationRef/>
      </w:r>
      <w:r>
        <w:t>São estes os objetivos do trabalho????</w:t>
      </w:r>
    </w:p>
  </w:comment>
  <w:comment w:id="31" w:author="Karine Martins" w:date="2016-10-09T17:11:00Z" w:initials="KM">
    <w:p w14:paraId="1B29B2A5" w14:textId="77777777" w:rsidR="00962ACD" w:rsidRDefault="00962ACD">
      <w:pPr>
        <w:pStyle w:val="Textodecomentrio"/>
      </w:pPr>
      <w:r>
        <w:rPr>
          <w:rStyle w:val="Refdecomentrio"/>
        </w:rPr>
        <w:annotationRef/>
      </w:r>
      <w:r>
        <w:t>E os resultados??????</w:t>
      </w:r>
    </w:p>
  </w:comment>
  <w:comment w:id="63" w:author="Karine Martins" w:date="2016-10-09T17:16:00Z" w:initials="KM">
    <w:p w14:paraId="29B7334B" w14:textId="77777777" w:rsidR="00962ACD" w:rsidRDefault="00962ACD">
      <w:pPr>
        <w:pStyle w:val="Textodecomentrio"/>
      </w:pPr>
      <w:r>
        <w:rPr>
          <w:rStyle w:val="Refdecomentrio"/>
        </w:rPr>
        <w:annotationRef/>
      </w:r>
      <w:r>
        <w:t>Não se faz uso de marcadores na introdução.</w:t>
      </w:r>
    </w:p>
  </w:comment>
  <w:comment w:id="141" w:author="Karine Martins" w:date="2016-10-09T17:26:00Z" w:initials="KM">
    <w:p w14:paraId="7437856E" w14:textId="77777777" w:rsidR="00962ACD" w:rsidRDefault="00962ACD">
      <w:pPr>
        <w:pStyle w:val="Textodecomentrio"/>
      </w:pPr>
      <w:r>
        <w:rPr>
          <w:rStyle w:val="Refdecomentrio"/>
        </w:rPr>
        <w:annotationRef/>
      </w:r>
      <w:r>
        <w:t>Corrigir citação pois tem mais de 3 linhas.</w:t>
      </w:r>
    </w:p>
  </w:comment>
  <w:comment w:id="155" w:author="Karine Martins" w:date="2016-10-09T17:28:00Z" w:initials="KM">
    <w:p w14:paraId="1106CE37" w14:textId="77777777" w:rsidR="00962ACD" w:rsidRDefault="00962ACD">
      <w:pPr>
        <w:pStyle w:val="Textodecomentrio"/>
      </w:pPr>
      <w:r>
        <w:rPr>
          <w:rStyle w:val="Refdecomentrio"/>
        </w:rPr>
        <w:annotationRef/>
      </w:r>
      <w:r>
        <w:t>Sigla sem definição prévia.</w:t>
      </w:r>
    </w:p>
  </w:comment>
  <w:comment w:id="162" w:author="Karine Martins" w:date="2016-10-09T17:38:00Z" w:initials="KM">
    <w:p w14:paraId="4D21D432" w14:textId="77777777" w:rsidR="00962ACD" w:rsidRDefault="00962ACD">
      <w:pPr>
        <w:pStyle w:val="Textodecomentrio"/>
      </w:pPr>
      <w:r>
        <w:rPr>
          <w:rStyle w:val="Refdecomentrio"/>
        </w:rPr>
        <w:annotationRef/>
      </w:r>
      <w:r>
        <w:t>Isto é citação direta!</w:t>
      </w:r>
    </w:p>
  </w:comment>
  <w:comment w:id="169" w:author="Karine Martins" w:date="2016-10-09T17:39:00Z" w:initials="KM">
    <w:p w14:paraId="25D64F31" w14:textId="77777777" w:rsidR="00962ACD" w:rsidRDefault="00962ACD">
      <w:pPr>
        <w:pStyle w:val="Textodecomentrio"/>
      </w:pPr>
      <w:r>
        <w:rPr>
          <w:rStyle w:val="Refdecomentrio"/>
        </w:rPr>
        <w:annotationRef/>
      </w:r>
      <w:r>
        <w:t>Do nada aparece diagramas. Onde consta que são da UML?</w:t>
      </w:r>
    </w:p>
  </w:comment>
  <w:comment w:id="193" w:author="Karine Martins" w:date="2016-10-09T17:43:00Z" w:initials="KM">
    <w:p w14:paraId="29A8DA27" w14:textId="77777777" w:rsidR="00962ACD" w:rsidRDefault="00962ACD">
      <w:pPr>
        <w:pStyle w:val="Textodecomentrio"/>
      </w:pPr>
      <w:r>
        <w:rPr>
          <w:rStyle w:val="Refdecomentrio"/>
        </w:rPr>
        <w:annotationRef/>
      </w:r>
      <w:r>
        <w:t>Ver numeração</w:t>
      </w:r>
    </w:p>
  </w:comment>
  <w:comment w:id="197" w:author="Karine Martins" w:date="2016-10-09T17:44:00Z" w:initials="KM">
    <w:p w14:paraId="4DC5CB5B" w14:textId="77777777" w:rsidR="00962ACD" w:rsidRDefault="00962ACD">
      <w:pPr>
        <w:pStyle w:val="Textodecomentrio"/>
      </w:pPr>
      <w:r>
        <w:rPr>
          <w:rStyle w:val="Refdecomentrio"/>
        </w:rPr>
        <w:annotationRef/>
      </w:r>
      <w:r>
        <w:t>Uso de siglas sem definições prévias.</w:t>
      </w:r>
    </w:p>
  </w:comment>
  <w:comment w:id="198" w:author="Karine Martins" w:date="2016-10-09T17:44:00Z" w:initials="KM">
    <w:p w14:paraId="38173CF3" w14:textId="77777777" w:rsidR="00962ACD" w:rsidRDefault="00962ACD">
      <w:pPr>
        <w:pStyle w:val="Textodecomentrio"/>
      </w:pPr>
      <w:r>
        <w:rPr>
          <w:rStyle w:val="Refdecomentrio"/>
        </w:rPr>
        <w:annotationRef/>
      </w:r>
      <w:r>
        <w:t>Forma incorreta de se fazer tradução.</w:t>
      </w:r>
    </w:p>
  </w:comment>
  <w:comment w:id="200" w:author="Karine Martins" w:date="2016-10-09T17:46:00Z" w:initials="KM">
    <w:p w14:paraId="6E89F66A" w14:textId="77777777" w:rsidR="00962ACD" w:rsidRDefault="00962ACD">
      <w:pPr>
        <w:pStyle w:val="Textodecomentrio"/>
      </w:pPr>
      <w:r>
        <w:rPr>
          <w:rStyle w:val="Refdecomentrio"/>
        </w:rPr>
        <w:annotationRef/>
      </w:r>
      <w:r>
        <w:t>Faltou uma definição inclusive para a sigla</w:t>
      </w:r>
    </w:p>
  </w:comment>
  <w:comment w:id="207" w:author="Karine Martins" w:date="2016-10-09T17:45:00Z" w:initials="KM">
    <w:p w14:paraId="3DBF2CEE" w14:textId="77777777" w:rsidR="00962ACD" w:rsidRDefault="00962ACD">
      <w:pPr>
        <w:pStyle w:val="Textodecomentrio"/>
      </w:pPr>
      <w:r>
        <w:rPr>
          <w:rStyle w:val="Refdecomentrio"/>
        </w:rPr>
        <w:annotationRef/>
      </w:r>
      <w:r>
        <w:t>Indicar página para a citação direta.</w:t>
      </w:r>
    </w:p>
  </w:comment>
  <w:comment w:id="214" w:author="Karine Martins" w:date="2016-10-09T17:47:00Z" w:initials="KM">
    <w:p w14:paraId="6A2B7A01" w14:textId="77777777" w:rsidR="00962ACD" w:rsidRDefault="00962ACD">
      <w:pPr>
        <w:pStyle w:val="Textodecomentrio"/>
      </w:pPr>
      <w:r>
        <w:rPr>
          <w:rStyle w:val="Refdecomentrio"/>
        </w:rPr>
        <w:annotationRef/>
      </w:r>
      <w:r>
        <w:t>Ano, página</w:t>
      </w:r>
      <w:proofErr w:type="gramStart"/>
      <w:r>
        <w:t>???</w:t>
      </w:r>
      <w:proofErr w:type="gramEnd"/>
    </w:p>
  </w:comment>
  <w:comment w:id="235" w:author="Karine Martins" w:date="2016-10-09T17:49:00Z" w:initials="KM">
    <w:p w14:paraId="20F46683" w14:textId="77777777" w:rsidR="00962ACD" w:rsidRDefault="00962ACD">
      <w:pPr>
        <w:pStyle w:val="Textodecomentrio"/>
      </w:pPr>
      <w:r>
        <w:rPr>
          <w:rStyle w:val="Refdecomentrio"/>
        </w:rPr>
        <w:annotationRef/>
      </w:r>
      <w:r>
        <w:t>Uso de sigla sem definição prévia.</w:t>
      </w:r>
    </w:p>
  </w:comment>
  <w:comment w:id="239" w:author="Karine Martins" w:date="2016-10-09T17:50:00Z" w:initials="KM">
    <w:p w14:paraId="5B0D6384" w14:textId="77777777" w:rsidR="00962ACD" w:rsidRDefault="00962ACD">
      <w:pPr>
        <w:pStyle w:val="Textodecomentrio"/>
      </w:pPr>
      <w:r>
        <w:rPr>
          <w:rStyle w:val="Refdecomentrio"/>
        </w:rPr>
        <w:annotationRef/>
      </w:r>
      <w:r>
        <w:t>Como é uma citação direta de mais de 3 linhas, tem que formatar adequadamente</w:t>
      </w:r>
    </w:p>
  </w:comment>
  <w:comment w:id="253" w:author="Karine Martins" w:date="2016-10-09T17:52:00Z" w:initials="KM">
    <w:p w14:paraId="2BAF9413" w14:textId="77777777" w:rsidR="00962ACD" w:rsidRDefault="00962ACD">
      <w:pPr>
        <w:pStyle w:val="Textodecomentrio"/>
      </w:pPr>
      <w:r>
        <w:rPr>
          <w:rStyle w:val="Refdecomentrio"/>
        </w:rPr>
        <w:annotationRef/>
      </w:r>
      <w:r>
        <w:t>Cadê o autor??? Tradução não se faz desta forma.</w:t>
      </w:r>
    </w:p>
  </w:comment>
  <w:comment w:id="268" w:author="Karine Martins" w:date="2016-10-09T17:53:00Z" w:initials="KM">
    <w:p w14:paraId="09D05D92" w14:textId="77777777" w:rsidR="00962ACD" w:rsidRDefault="00962ACD">
      <w:pPr>
        <w:pStyle w:val="Textodecomentrio"/>
      </w:pPr>
      <w:r>
        <w:rPr>
          <w:rStyle w:val="Refdecomentrio"/>
        </w:rPr>
        <w:annotationRef/>
      </w:r>
      <w:r>
        <w:t>E o que isso quer dizer para o trabalho??????</w:t>
      </w:r>
    </w:p>
  </w:comment>
  <w:comment w:id="271" w:author="Karine Martins" w:date="2016-10-09T17:54:00Z" w:initials="KM">
    <w:p w14:paraId="19A25427" w14:textId="77777777" w:rsidR="00962ACD" w:rsidRDefault="00962ACD">
      <w:pPr>
        <w:pStyle w:val="Textodecomentrio"/>
      </w:pPr>
      <w:r>
        <w:rPr>
          <w:rStyle w:val="Refdecomentrio"/>
        </w:rPr>
        <w:annotationRef/>
      </w:r>
      <w:r>
        <w:t>Na introdução não se menciona isso.</w:t>
      </w:r>
    </w:p>
  </w:comment>
  <w:comment w:id="318" w:author="Karine Martins" w:date="2016-10-09T17:57:00Z" w:initials="KM">
    <w:p w14:paraId="038312CB" w14:textId="77777777" w:rsidR="00962ACD" w:rsidRDefault="00962ACD">
      <w:pPr>
        <w:pStyle w:val="Textodecomentrio"/>
      </w:pPr>
      <w:r>
        <w:rPr>
          <w:rStyle w:val="Refdecomentrio"/>
        </w:rPr>
        <w:annotationRef/>
      </w:r>
      <w:r>
        <w:t xml:space="preserve">??????????? Não é </w:t>
      </w:r>
      <w:proofErr w:type="spellStart"/>
      <w:r>
        <w:t>GrandMinas</w:t>
      </w:r>
      <w:proofErr w:type="spellEnd"/>
      <w:r>
        <w:t>???</w:t>
      </w:r>
    </w:p>
  </w:comment>
  <w:comment w:id="327" w:author="Karine Martins" w:date="2016-10-09T17:58:00Z" w:initials="KM">
    <w:p w14:paraId="5674B92E" w14:textId="77777777" w:rsidR="00962ACD" w:rsidRDefault="00962ACD">
      <w:pPr>
        <w:pStyle w:val="Textodecomentrio"/>
      </w:pPr>
      <w:r>
        <w:rPr>
          <w:rStyle w:val="Refdecomentrio"/>
        </w:rPr>
        <w:annotationRef/>
      </w:r>
      <w:r>
        <w:t>Não mencionado anteriormente.</w:t>
      </w:r>
    </w:p>
  </w:comment>
  <w:comment w:id="377" w:author="Karine Martins" w:date="2016-10-09T18:02:00Z" w:initials="KM">
    <w:p w14:paraId="56F105D5" w14:textId="77777777" w:rsidR="00962ACD" w:rsidRDefault="00962ACD">
      <w:pPr>
        <w:pStyle w:val="Textodecomentrio"/>
      </w:pPr>
      <w:r>
        <w:rPr>
          <w:rStyle w:val="Refdecomentrio"/>
        </w:rPr>
        <w:annotationRef/>
      </w:r>
      <w:r>
        <w:t>Este quadro é organizado por essencial, desejável e por último os itens opcionais.</w:t>
      </w:r>
    </w:p>
  </w:comment>
  <w:comment w:id="376" w:author="Karine Martins" w:date="2016-10-09T18:02:00Z" w:initials="KM">
    <w:p w14:paraId="77799A56" w14:textId="77777777" w:rsidR="00962ACD" w:rsidRDefault="00962ACD">
      <w:pPr>
        <w:pStyle w:val="Textodecomentrio"/>
      </w:pPr>
      <w:r>
        <w:rPr>
          <w:rStyle w:val="Refdecomentrio"/>
        </w:rPr>
        <w:annotationRef/>
      </w:r>
      <w:r>
        <w:t>Corrigir a formatação do quadro.</w:t>
      </w:r>
    </w:p>
  </w:comment>
  <w:comment w:id="399" w:author="Karine Martins" w:date="2016-10-09T18:03:00Z" w:initials="KM">
    <w:p w14:paraId="0F22CCE8" w14:textId="77777777" w:rsidR="00962ACD" w:rsidRDefault="00962ACD">
      <w:pPr>
        <w:pStyle w:val="Textodecomentrio"/>
      </w:pPr>
      <w:r>
        <w:rPr>
          <w:rStyle w:val="Refdecomentrio"/>
        </w:rPr>
        <w:annotationRef/>
      </w:r>
      <w:r>
        <w:t>Apresentar um texto aqui</w:t>
      </w:r>
    </w:p>
  </w:comment>
  <w:comment w:id="404" w:author="Karine Martins" w:date="2016-10-09T18:04:00Z" w:initials="KM">
    <w:p w14:paraId="451B96E7" w14:textId="77777777" w:rsidR="00962ACD" w:rsidRDefault="00962ACD">
      <w:pPr>
        <w:pStyle w:val="Textodecomentrio"/>
      </w:pPr>
      <w:r>
        <w:rPr>
          <w:rStyle w:val="Refdecomentrio"/>
        </w:rPr>
        <w:annotationRef/>
      </w:r>
      <w:r>
        <w:t>E a figura 2????</w:t>
      </w:r>
    </w:p>
  </w:comment>
  <w:comment w:id="407" w:author="Karine Martins" w:date="2016-10-09T18:05:00Z" w:initials="KM">
    <w:p w14:paraId="4E7905B7" w14:textId="77777777" w:rsidR="00962ACD" w:rsidRDefault="00962ACD">
      <w:pPr>
        <w:pStyle w:val="Textodecomentrio"/>
      </w:pPr>
      <w:r>
        <w:rPr>
          <w:rStyle w:val="Refdecomentrio"/>
        </w:rPr>
        <w:annotationRef/>
      </w:r>
      <w:r>
        <w:t>Por que está em inglês???</w:t>
      </w:r>
    </w:p>
  </w:comment>
  <w:comment w:id="422" w:author="Karine Martins" w:date="2016-10-09T18:06:00Z" w:initials="KM">
    <w:p w14:paraId="13DD299B" w14:textId="77777777" w:rsidR="00962ACD" w:rsidRDefault="00962ACD">
      <w:pPr>
        <w:pStyle w:val="Textodecomentrio"/>
      </w:pPr>
      <w:r>
        <w:rPr>
          <w:rStyle w:val="Refdecomentrio"/>
        </w:rPr>
        <w:annotationRef/>
      </w:r>
      <w:r>
        <w:t>?????????</w:t>
      </w:r>
    </w:p>
  </w:comment>
  <w:comment w:id="452" w:author="Karine Martins" w:date="2016-10-09T18:08:00Z" w:initials="KM">
    <w:p w14:paraId="2691D6E8" w14:textId="77777777" w:rsidR="00962ACD" w:rsidRDefault="00962ACD">
      <w:pPr>
        <w:pStyle w:val="Textodecomentrio"/>
      </w:pPr>
      <w:r>
        <w:rPr>
          <w:rStyle w:val="Refdecomentrio"/>
        </w:rPr>
        <w:annotationRef/>
      </w:r>
      <w:r>
        <w:t>Citar o quadro e proceder a formatação correta.</w:t>
      </w:r>
    </w:p>
  </w:comment>
  <w:comment w:id="457" w:author="Karine Martins" w:date="2016-10-09T18:09:00Z" w:initials="KM">
    <w:p w14:paraId="43EE5394" w14:textId="77777777" w:rsidR="00962ACD" w:rsidRDefault="00962ACD">
      <w:pPr>
        <w:pStyle w:val="Textodecomentrio"/>
      </w:pPr>
      <w:r>
        <w:rPr>
          <w:rStyle w:val="Refdecomentrio"/>
        </w:rPr>
        <w:annotationRef/>
      </w:r>
      <w:r>
        <w:t>Citar o quadro e formatar corretamente</w:t>
      </w:r>
    </w:p>
  </w:comment>
  <w:comment w:id="463" w:author="Karine Martins" w:date="2016-10-09T18:10:00Z" w:initials="KM">
    <w:p w14:paraId="290931AE" w14:textId="77777777" w:rsidR="00962ACD" w:rsidRDefault="00962ACD">
      <w:pPr>
        <w:pStyle w:val="Textodecomentrio"/>
      </w:pPr>
      <w:r>
        <w:rPr>
          <w:rStyle w:val="Refdecomentrio"/>
        </w:rPr>
        <w:annotationRef/>
      </w:r>
      <w:r>
        <w:t>Que é??????</w:t>
      </w:r>
    </w:p>
  </w:comment>
  <w:comment w:id="472" w:author="Karine Martins" w:date="2016-10-09T18:10:00Z" w:initials="KM">
    <w:p w14:paraId="60C39CAD" w14:textId="77777777" w:rsidR="00962ACD" w:rsidRDefault="00962ACD">
      <w:pPr>
        <w:pStyle w:val="Textodecomentrio"/>
      </w:pPr>
      <w:r>
        <w:rPr>
          <w:rStyle w:val="Refdecomentrio"/>
        </w:rPr>
        <w:annotationRef/>
      </w:r>
      <w:r>
        <w:t>Citar as figuras daqui em diante no texto.</w:t>
      </w:r>
    </w:p>
  </w:comment>
  <w:comment w:id="494" w:author="Karine Martins" w:date="2016-10-09T18:12:00Z" w:initials="KM">
    <w:p w14:paraId="4B5E8917" w14:textId="77777777" w:rsidR="00962ACD" w:rsidRDefault="00962ACD">
      <w:pPr>
        <w:pStyle w:val="Textodecomentrio"/>
      </w:pPr>
      <w:r>
        <w:rPr>
          <w:rStyle w:val="Refdecomentrio"/>
        </w:rPr>
        <w:annotationRef/>
      </w:r>
      <w:r>
        <w:t>Formatar o quadro</w:t>
      </w:r>
    </w:p>
  </w:comment>
  <w:comment w:id="506" w:author="Karine Martins" w:date="2016-10-09T18:14:00Z" w:initials="KM">
    <w:p w14:paraId="04BE14F2" w14:textId="77777777" w:rsidR="00962ACD" w:rsidRDefault="00962ACD">
      <w:pPr>
        <w:pStyle w:val="Textodecomentrio"/>
      </w:pPr>
      <w:r>
        <w:rPr>
          <w:rStyle w:val="Refdecomentrio"/>
        </w:rPr>
        <w:annotationRef/>
      </w:r>
      <w:r>
        <w:t>Citar a imagem no texto</w:t>
      </w:r>
    </w:p>
  </w:comment>
  <w:comment w:id="512" w:author="Karine Martins" w:date="2016-10-10T09:40:00Z" w:initials="KM">
    <w:p w14:paraId="61131939" w14:textId="5618972E" w:rsidR="00962ACD" w:rsidRDefault="00962ACD">
      <w:pPr>
        <w:pStyle w:val="Textodecomentrio"/>
      </w:pPr>
      <w:r>
        <w:rPr>
          <w:rStyle w:val="Refdecomentrio"/>
        </w:rPr>
        <w:annotationRef/>
      </w:r>
      <w:r>
        <w:t>É essa URL mesmo?</w:t>
      </w:r>
    </w:p>
  </w:comment>
  <w:comment w:id="521" w:author="Karine Martins" w:date="2016-10-09T18:13:00Z" w:initials="KM">
    <w:p w14:paraId="0B363660" w14:textId="77777777" w:rsidR="00962ACD" w:rsidRDefault="00962ACD">
      <w:pPr>
        <w:pStyle w:val="Textodecomentrio"/>
      </w:pPr>
      <w:r>
        <w:rPr>
          <w:rStyle w:val="Refdecomentrio"/>
        </w:rPr>
        <w:annotationRef/>
      </w:r>
      <w:r>
        <w:t>Melhorar a imagem</w:t>
      </w:r>
    </w:p>
  </w:comment>
  <w:comment w:id="523" w:author="Karine Martins" w:date="2016-10-09T18:15:00Z" w:initials="KM">
    <w:p w14:paraId="39D0A5AA" w14:textId="77777777" w:rsidR="00962ACD" w:rsidRDefault="00962ACD">
      <w:pPr>
        <w:pStyle w:val="Textodecomentrio"/>
      </w:pPr>
      <w:r>
        <w:rPr>
          <w:rStyle w:val="Refdecomentrio"/>
        </w:rPr>
        <w:annotationRef/>
      </w:r>
      <w:r>
        <w:t>Citar o número do quadro</w:t>
      </w:r>
    </w:p>
  </w:comment>
  <w:comment w:id="525" w:author="Karine Martins" w:date="2016-10-10T09:41:00Z" w:initials="KM">
    <w:p w14:paraId="086CA132" w14:textId="6E3E50FF" w:rsidR="00962ACD" w:rsidRDefault="00962ACD">
      <w:pPr>
        <w:pStyle w:val="Textodecomentrio"/>
      </w:pPr>
      <w:r>
        <w:rPr>
          <w:rStyle w:val="Refdecomentrio"/>
        </w:rPr>
        <w:annotationRef/>
      </w:r>
      <w:r>
        <w:t>Organizar as várias imagens de forma que não haja quebra dos quadros, e quando ocorrer, proceder a formatação adequada.</w:t>
      </w:r>
    </w:p>
  </w:comment>
  <w:comment w:id="537" w:author="Karine Martins" w:date="2016-10-09T18:17:00Z" w:initials="KM">
    <w:p w14:paraId="14704BB8" w14:textId="77777777" w:rsidR="00962ACD" w:rsidRDefault="00962ACD">
      <w:pPr>
        <w:pStyle w:val="Textodecomentrio"/>
      </w:pPr>
      <w:r>
        <w:rPr>
          <w:rStyle w:val="Refdecomentrio"/>
        </w:rPr>
        <w:annotationRef/>
      </w:r>
      <w:r>
        <w:t>Melhorar a imagem.</w:t>
      </w:r>
    </w:p>
  </w:comment>
  <w:comment w:id="541" w:author="Karine Martins" w:date="2016-10-10T09:42:00Z" w:initials="KM">
    <w:p w14:paraId="67B626C5" w14:textId="05F1BD5A" w:rsidR="00962ACD" w:rsidRDefault="00962ACD">
      <w:pPr>
        <w:pStyle w:val="Textodecomentrio"/>
      </w:pPr>
      <w:r>
        <w:rPr>
          <w:rStyle w:val="Refdecomentrio"/>
        </w:rPr>
        <w:annotationRef/>
      </w:r>
      <w:r>
        <w:t>Melhorar imagem.</w:t>
      </w:r>
    </w:p>
  </w:comment>
  <w:comment w:id="570" w:author="Karine Martins" w:date="2016-10-10T09:46:00Z" w:initials="KM">
    <w:p w14:paraId="13085713" w14:textId="7DCE1ED6" w:rsidR="00962ACD" w:rsidRDefault="00962ACD">
      <w:pPr>
        <w:pStyle w:val="Textodecomentrio"/>
      </w:pPr>
      <w:r>
        <w:rPr>
          <w:rStyle w:val="Refdecomentrio"/>
        </w:rPr>
        <w:annotationRef/>
      </w:r>
      <w:r>
        <w:t>Como? Através de que?</w:t>
      </w:r>
    </w:p>
  </w:comment>
  <w:comment w:id="586" w:author="Karine Martins" w:date="2016-10-10T09:49:00Z" w:initials="KM">
    <w:p w14:paraId="7D977762" w14:textId="4909E66D" w:rsidR="00962ACD" w:rsidRDefault="00962ACD">
      <w:pPr>
        <w:pStyle w:val="Textodecomentrio"/>
      </w:pPr>
      <w:r>
        <w:rPr>
          <w:rStyle w:val="Refdecomentrio"/>
        </w:rPr>
        <w:annotationRef/>
      </w:r>
      <w:r>
        <w:t>Tem como mensurar isso?</w:t>
      </w:r>
    </w:p>
  </w:comment>
  <w:comment w:id="670" w:author="Karine Martins" w:date="2016-10-10T09:52:00Z" w:initials="KM">
    <w:p w14:paraId="08116297" w14:textId="64C6E8C9" w:rsidR="00962ACD" w:rsidRDefault="00962ACD">
      <w:pPr>
        <w:pStyle w:val="Textodecomentrio"/>
      </w:pPr>
      <w:r>
        <w:rPr>
          <w:rStyle w:val="Refdecomentrio"/>
        </w:rPr>
        <w:annotationRef/>
      </w:r>
      <w:r>
        <w:t>Não identifiquei em momento algum quais eram.</w:t>
      </w:r>
    </w:p>
  </w:comment>
  <w:comment w:id="685" w:author="Karine Martins" w:date="2016-10-10T09:54:00Z" w:initials="KM">
    <w:p w14:paraId="4F97E19B" w14:textId="01597DDA" w:rsidR="00962ACD" w:rsidRDefault="00962ACD">
      <w:pPr>
        <w:pStyle w:val="Textodecomentrio"/>
      </w:pPr>
      <w:r>
        <w:rPr>
          <w:rStyle w:val="Refdecomentrio"/>
        </w:rPr>
        <w:annotationRef/>
      </w:r>
      <w:r>
        <w:t>Não consta como autor no texto.</w:t>
      </w:r>
    </w:p>
  </w:comment>
  <w:comment w:id="705" w:author="Karine Martins" w:date="2016-10-10T09:56:00Z" w:initials="KM">
    <w:p w14:paraId="21DC170F" w14:textId="5D7F0C41" w:rsidR="00962ACD" w:rsidRDefault="00962ACD">
      <w:pPr>
        <w:pStyle w:val="Textodecomentrio"/>
      </w:pPr>
      <w:r>
        <w:rPr>
          <w:rStyle w:val="Refdecomentrio"/>
        </w:rPr>
        <w:annotationRef/>
      </w:r>
      <w:r>
        <w:t>Que tipo de referência é essa? Livro? Artigo?</w:t>
      </w:r>
    </w:p>
  </w:comment>
  <w:comment w:id="713" w:author="Karine Martins" w:date="2016-10-10T09:57:00Z" w:initials="KM">
    <w:p w14:paraId="35BD1758" w14:textId="2B4880D8" w:rsidR="00962ACD" w:rsidRDefault="00962ACD">
      <w:pPr>
        <w:pStyle w:val="Textodecomentrio"/>
      </w:pPr>
      <w:r>
        <w:rPr>
          <w:rStyle w:val="Refdecomentrio"/>
        </w:rPr>
        <w:annotationRef/>
      </w:r>
      <w:r>
        <w:t>Esta errado o autor e as informações.</w:t>
      </w:r>
    </w:p>
  </w:comment>
  <w:comment w:id="743" w:author="Karine Martins" w:date="2016-10-10T09:59:00Z" w:initials="KM">
    <w:p w14:paraId="75ACED90" w14:textId="73219CD5" w:rsidR="00962ACD" w:rsidRDefault="00962ACD">
      <w:pPr>
        <w:pStyle w:val="Textodecomentrio"/>
      </w:pPr>
      <w:r>
        <w:rPr>
          <w:rStyle w:val="Refdecomentrio"/>
        </w:rPr>
        <w:annotationRef/>
      </w:r>
      <w:r>
        <w:t>Como é o mesmo autor e com publicação no mesmo ano, tem que adotar letras para identificar corretamente no texto, sendo Lobo (2008a) para um dos livros e Lobo (2008b) para outro.</w:t>
      </w:r>
    </w:p>
  </w:comment>
  <w:comment w:id="780" w:author="Karine Martins" w:date="2016-10-10T10:02:00Z" w:initials="KM">
    <w:p w14:paraId="4A9B6B7B" w14:textId="5507894F" w:rsidR="00962ACD" w:rsidRDefault="00962ACD">
      <w:pPr>
        <w:pStyle w:val="Textodecomentrio"/>
      </w:pPr>
      <w:r>
        <w:rPr>
          <w:rStyle w:val="Refdecomentrio"/>
        </w:rPr>
        <w:annotationRef/>
      </w:r>
      <w:r>
        <w:t>Qual a cidade desta editora?</w:t>
      </w:r>
    </w:p>
  </w:comment>
  <w:comment w:id="816" w:author="Karine Martins" w:date="2016-10-10T10:04:00Z" w:initials="KM">
    <w:p w14:paraId="174EF1BF" w14:textId="40875404" w:rsidR="00962ACD" w:rsidRDefault="00962ACD">
      <w:pPr>
        <w:pStyle w:val="Textodecomentrio"/>
      </w:pPr>
      <w:r>
        <w:rPr>
          <w:rStyle w:val="Refdecomentrio"/>
        </w:rPr>
        <w:annotationRef/>
      </w:r>
      <w:r>
        <w:t>Que tipo de referência é esta?</w:t>
      </w:r>
    </w:p>
  </w:comment>
  <w:comment w:id="879" w:author="Karine Martins" w:date="2016-10-10T10:12:00Z" w:initials="KM">
    <w:p w14:paraId="27350768" w14:textId="6D5B162B" w:rsidR="00962ACD" w:rsidRDefault="00962ACD">
      <w:pPr>
        <w:pStyle w:val="Textodecomentrio"/>
      </w:pPr>
      <w:r>
        <w:rPr>
          <w:rStyle w:val="Refdecomentrio"/>
        </w:rPr>
        <w:annotationRef/>
      </w:r>
      <w:r>
        <w:t xml:space="preserve">No texto consta </w:t>
      </w:r>
      <w:proofErr w:type="spellStart"/>
      <w:r>
        <w:t>Title</w:t>
      </w:r>
      <w:proofErr w:type="spellEnd"/>
      <w:r>
        <w:t xml:space="preserve"> e não </w:t>
      </w:r>
      <w:proofErr w:type="spellStart"/>
      <w:r>
        <w:t>Tittel</w:t>
      </w:r>
      <w:proofErr w:type="spellEnd"/>
      <w:r>
        <w:t xml:space="preserve">. Ver </w:t>
      </w:r>
    </w:p>
  </w:comment>
  <w:comment w:id="885" w:author="Karine Martins" w:date="2016-10-10T10:11:00Z" w:initials="KM">
    <w:p w14:paraId="11FE61FE" w14:textId="0A4FA438" w:rsidR="00962ACD" w:rsidRDefault="00962ACD">
      <w:pPr>
        <w:pStyle w:val="Textodecomentrio"/>
      </w:pPr>
      <w:r>
        <w:rPr>
          <w:rStyle w:val="Refdecomentrio"/>
        </w:rPr>
        <w:annotationRef/>
      </w:r>
      <w:r>
        <w:t>Qual local da editora?</w:t>
      </w:r>
    </w:p>
  </w:comment>
  <w:comment w:id="905" w:author="Karine Martins" w:date="2016-10-10T10:12:00Z" w:initials="KM">
    <w:p w14:paraId="3F96745E" w14:textId="77777777" w:rsidR="00962ACD" w:rsidRDefault="00962ACD">
      <w:pPr>
        <w:pStyle w:val="Textodecomentrio"/>
      </w:pPr>
      <w:r>
        <w:rPr>
          <w:rStyle w:val="Refdecomentrio"/>
        </w:rPr>
        <w:annotationRef/>
      </w:r>
      <w:r>
        <w:t>Faltaram os seguintes autores:</w:t>
      </w:r>
    </w:p>
    <w:p w14:paraId="0AC72CB8" w14:textId="77777777" w:rsidR="00962ACD" w:rsidRDefault="00962ACD" w:rsidP="0041131A">
      <w:pPr>
        <w:pStyle w:val="Textodecomentrio"/>
        <w:numPr>
          <w:ilvl w:val="0"/>
          <w:numId w:val="25"/>
        </w:numPr>
      </w:pPr>
      <w:r>
        <w:t>Andrade (2007)</w:t>
      </w:r>
    </w:p>
    <w:p w14:paraId="276FC6C5" w14:textId="77777777" w:rsidR="00962ACD" w:rsidRDefault="00962ACD" w:rsidP="0041131A">
      <w:pPr>
        <w:pStyle w:val="Textodecomentrio"/>
        <w:numPr>
          <w:ilvl w:val="0"/>
          <w:numId w:val="25"/>
        </w:numPr>
      </w:pPr>
      <w:r>
        <w:t xml:space="preserve"> </w:t>
      </w:r>
      <w:proofErr w:type="spellStart"/>
      <w:r>
        <w:t>Manino</w:t>
      </w:r>
      <w:proofErr w:type="spellEnd"/>
      <w:r>
        <w:t xml:space="preserve"> (2014)</w:t>
      </w:r>
    </w:p>
    <w:p w14:paraId="623299B1" w14:textId="77777777" w:rsidR="00962ACD" w:rsidRDefault="00962ACD" w:rsidP="0041131A">
      <w:pPr>
        <w:pStyle w:val="Textodecomentrio"/>
        <w:numPr>
          <w:ilvl w:val="0"/>
          <w:numId w:val="25"/>
        </w:numPr>
      </w:pPr>
      <w:r>
        <w:t>Vision (2009)</w:t>
      </w:r>
    </w:p>
    <w:p w14:paraId="6AAD15C5" w14:textId="4DD63366" w:rsidR="00962ACD" w:rsidRDefault="00962ACD" w:rsidP="0041131A">
      <w:pPr>
        <w:pStyle w:val="Textodecomentrio"/>
        <w:numPr>
          <w:ilvl w:val="0"/>
          <w:numId w:val="25"/>
        </w:numPr>
      </w:pPr>
      <w:r>
        <w:t>Converse e Park (2003)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953546" w15:done="0"/>
  <w15:commentEx w15:paraId="1B29B2A5" w15:done="0"/>
  <w15:commentEx w15:paraId="29B7334B" w15:done="0"/>
  <w15:commentEx w15:paraId="7437856E" w15:done="0"/>
  <w15:commentEx w15:paraId="1106CE37" w15:done="0"/>
  <w15:commentEx w15:paraId="4D21D432" w15:done="0"/>
  <w15:commentEx w15:paraId="25D64F31" w15:done="0"/>
  <w15:commentEx w15:paraId="29A8DA27" w15:done="0"/>
  <w15:commentEx w15:paraId="4DC5CB5B" w15:done="0"/>
  <w15:commentEx w15:paraId="38173CF3" w15:done="0"/>
  <w15:commentEx w15:paraId="6E89F66A" w15:done="0"/>
  <w15:commentEx w15:paraId="3DBF2CEE" w15:done="0"/>
  <w15:commentEx w15:paraId="6A2B7A01" w15:done="0"/>
  <w15:commentEx w15:paraId="20F46683" w15:done="0"/>
  <w15:commentEx w15:paraId="5B0D6384" w15:done="0"/>
  <w15:commentEx w15:paraId="2BAF9413" w15:done="0"/>
  <w15:commentEx w15:paraId="09D05D92" w15:done="0"/>
  <w15:commentEx w15:paraId="19A25427" w15:done="0"/>
  <w15:commentEx w15:paraId="038312CB" w15:done="0"/>
  <w15:commentEx w15:paraId="5674B92E" w15:done="0"/>
  <w15:commentEx w15:paraId="56F105D5" w15:done="0"/>
  <w15:commentEx w15:paraId="77799A56" w15:done="0"/>
  <w15:commentEx w15:paraId="0F22CCE8" w15:done="0"/>
  <w15:commentEx w15:paraId="451B96E7" w15:done="0"/>
  <w15:commentEx w15:paraId="4E7905B7" w15:done="0"/>
  <w15:commentEx w15:paraId="13DD299B" w15:done="0"/>
  <w15:commentEx w15:paraId="2691D6E8" w15:done="0"/>
  <w15:commentEx w15:paraId="43EE5394" w15:done="0"/>
  <w15:commentEx w15:paraId="290931AE" w15:done="0"/>
  <w15:commentEx w15:paraId="60C39CAD" w15:done="0"/>
  <w15:commentEx w15:paraId="4B5E8917" w15:done="0"/>
  <w15:commentEx w15:paraId="04BE14F2" w15:done="0"/>
  <w15:commentEx w15:paraId="61131939" w15:done="0"/>
  <w15:commentEx w15:paraId="0B363660" w15:done="0"/>
  <w15:commentEx w15:paraId="39D0A5AA" w15:done="0"/>
  <w15:commentEx w15:paraId="086CA132" w15:done="0"/>
  <w15:commentEx w15:paraId="14704BB8" w15:done="0"/>
  <w15:commentEx w15:paraId="67B626C5" w15:done="0"/>
  <w15:commentEx w15:paraId="13085713" w15:done="0"/>
  <w15:commentEx w15:paraId="7D977762" w15:done="0"/>
  <w15:commentEx w15:paraId="08116297" w15:done="0"/>
  <w15:commentEx w15:paraId="4F97E19B" w15:done="0"/>
  <w15:commentEx w15:paraId="21DC170F" w15:done="0"/>
  <w15:commentEx w15:paraId="35BD1758" w15:done="0"/>
  <w15:commentEx w15:paraId="75ACED90" w15:done="0"/>
  <w15:commentEx w15:paraId="4A9B6B7B" w15:done="0"/>
  <w15:commentEx w15:paraId="174EF1BF" w15:done="0"/>
  <w15:commentEx w15:paraId="27350768" w15:done="0"/>
  <w15:commentEx w15:paraId="11FE61FE" w15:done="0"/>
  <w15:commentEx w15:paraId="6AAD15C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Liberation Sans">
    <w:altName w:val="Arial"/>
    <w:charset w:val="01"/>
    <w:family w:val="roman"/>
    <w:pitch w:val="variable"/>
  </w:font>
  <w:font w:name="FreeSans">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font391">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A0DAB"/>
    <w:multiLevelType w:val="multilevel"/>
    <w:tmpl w:val="0BFE5C26"/>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
    <w:nsid w:val="0E951596"/>
    <w:multiLevelType w:val="multilevel"/>
    <w:tmpl w:val="AF6C36E0"/>
    <w:lvl w:ilvl="0">
      <w:start w:val="1"/>
      <w:numFmt w:val="bullet"/>
      <w:lvlText w:val=""/>
      <w:lvlJc w:val="left"/>
      <w:pPr>
        <w:tabs>
          <w:tab w:val="num" w:pos="780"/>
        </w:tabs>
        <w:ind w:left="780" w:hanging="360"/>
      </w:pPr>
      <w:rPr>
        <w:rFonts w:ascii="Symbol" w:hAnsi="Symbol" w:cs="Open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Open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Open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2">
    <w:nsid w:val="11A174D0"/>
    <w:multiLevelType w:val="multilevel"/>
    <w:tmpl w:val="54628A50"/>
    <w:lvl w:ilvl="0">
      <w:start w:val="1"/>
      <w:numFmt w:val="bullet"/>
      <w:lvlText w:val=""/>
      <w:lvlJc w:val="left"/>
      <w:pPr>
        <w:ind w:left="1854" w:hanging="360"/>
      </w:pPr>
      <w:rPr>
        <w:rFonts w:ascii="Symbol" w:hAnsi="Symbol" w:cs="Symbol" w:hint="default"/>
        <w:sz w:val="23"/>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cs="Wingdings" w:hint="default"/>
      </w:rPr>
    </w:lvl>
    <w:lvl w:ilvl="3">
      <w:start w:val="1"/>
      <w:numFmt w:val="bullet"/>
      <w:lvlText w:val=""/>
      <w:lvlJc w:val="left"/>
      <w:pPr>
        <w:ind w:left="4014" w:hanging="360"/>
      </w:pPr>
      <w:rPr>
        <w:rFonts w:ascii="Symbol" w:hAnsi="Symbol" w:cs="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cs="Wingdings" w:hint="default"/>
      </w:rPr>
    </w:lvl>
    <w:lvl w:ilvl="6">
      <w:start w:val="1"/>
      <w:numFmt w:val="bullet"/>
      <w:lvlText w:val=""/>
      <w:lvlJc w:val="left"/>
      <w:pPr>
        <w:ind w:left="6174" w:hanging="360"/>
      </w:pPr>
      <w:rPr>
        <w:rFonts w:ascii="Symbol" w:hAnsi="Symbol" w:cs="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cs="Wingdings" w:hint="default"/>
      </w:rPr>
    </w:lvl>
  </w:abstractNum>
  <w:abstractNum w:abstractNumId="3">
    <w:nsid w:val="11D53FA6"/>
    <w:multiLevelType w:val="multilevel"/>
    <w:tmpl w:val="1A7671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397115D"/>
    <w:multiLevelType w:val="multilevel"/>
    <w:tmpl w:val="7AFA4D66"/>
    <w:lvl w:ilvl="0">
      <w:start w:val="1"/>
      <w:numFmt w:val="decimal"/>
      <w:lvlText w:val="%1."/>
      <w:lvlJc w:val="left"/>
      <w:pPr>
        <w:ind w:left="375" w:hanging="37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nsid w:val="23B339C2"/>
    <w:multiLevelType w:val="hybridMultilevel"/>
    <w:tmpl w:val="A124591C"/>
    <w:lvl w:ilvl="0" w:tplc="2D6600D8">
      <w:start w:val="13"/>
      <w:numFmt w:val="bullet"/>
      <w:lvlText w:val=""/>
      <w:lvlJc w:val="left"/>
      <w:pPr>
        <w:ind w:left="720" w:hanging="360"/>
      </w:pPr>
      <w:rPr>
        <w:rFonts w:ascii="Symbol" w:eastAsia="Droid Sans Fallback" w:hAnsi="Symbol"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410301E"/>
    <w:multiLevelType w:val="multilevel"/>
    <w:tmpl w:val="52C6E02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nsid w:val="2586517C"/>
    <w:multiLevelType w:val="multilevel"/>
    <w:tmpl w:val="6BDC3AE8"/>
    <w:lvl w:ilvl="0">
      <w:start w:val="1"/>
      <w:numFmt w:val="bullet"/>
      <w:lvlText w:val=""/>
      <w:lvlJc w:val="left"/>
      <w:pPr>
        <w:ind w:left="1428"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2A7B72EA"/>
    <w:multiLevelType w:val="multilevel"/>
    <w:tmpl w:val="ADF04FE4"/>
    <w:lvl w:ilvl="0">
      <w:start w:val="1"/>
      <w:numFmt w:val="none"/>
      <w:suff w:val="nothing"/>
      <w:lvlText w:val=""/>
      <w:lvlJc w:val="left"/>
      <w:pPr>
        <w:ind w:left="432" w:hanging="432"/>
      </w:pPr>
      <w:rPr>
        <w:b w:val="0"/>
        <w:bCs w:val="0"/>
        <w:i w:val="0"/>
        <w:iCs w:val="0"/>
        <w:caps w:val="0"/>
        <w:smallCaps w:val="0"/>
        <w:strike w:val="0"/>
        <w:dstrike w:val="0"/>
        <w:vanish w:val="0"/>
        <w:color w:val="000000"/>
        <w:spacing w:val="0"/>
        <w:w w:val="0"/>
        <w:position w:val="0"/>
        <w:sz w:val="24"/>
        <w:szCs w:val="2"/>
        <w:u w:val="none"/>
        <w:vertAlign w:val="baseline"/>
        <w:em w:val="none"/>
      </w:rPr>
    </w:lvl>
    <w:lvl w:ilvl="1">
      <w:start w:val="1"/>
      <w:numFmt w:val="decimal"/>
      <w:lvlText w:val="%2"/>
      <w:lvlJc w:val="left"/>
      <w:pPr>
        <w:ind w:left="576" w:hanging="576"/>
      </w:pPr>
      <w:rPr>
        <w:b w:val="0"/>
        <w:bCs w:val="0"/>
        <w:i w:val="0"/>
        <w:iCs w:val="0"/>
        <w:caps w:val="0"/>
        <w:smallCaps w:val="0"/>
        <w:strike w:val="0"/>
        <w:dstrike w:val="0"/>
        <w:vanish w:val="0"/>
        <w:color w:val="000000"/>
        <w:spacing w:val="0"/>
        <w:w w:val="0"/>
        <w:position w:val="0"/>
        <w:sz w:val="24"/>
        <w:szCs w:val="2"/>
        <w:u w:val="none"/>
        <w:vertAlign w:val="baseline"/>
        <w:em w:val="none"/>
      </w:rPr>
    </w:lvl>
    <w:lvl w:ilvl="2">
      <w:start w:val="1"/>
      <w:numFmt w:val="decimal"/>
      <w:lvlText w:val="%2.%3"/>
      <w:lvlJc w:val="left"/>
      <w:pPr>
        <w:ind w:left="720" w:hanging="720"/>
      </w:pPr>
      <w:rPr>
        <w:b w:val="0"/>
        <w:bCs w:val="0"/>
        <w:i w:val="0"/>
        <w:iCs w:val="0"/>
        <w:caps w:val="0"/>
        <w:smallCaps w:val="0"/>
        <w:strike w:val="0"/>
        <w:dstrike w:val="0"/>
        <w:vanish w:val="0"/>
        <w:color w:val="000000"/>
        <w:spacing w:val="0"/>
        <w:w w:val="0"/>
        <w:position w:val="0"/>
        <w:sz w:val="24"/>
        <w:szCs w:val="2"/>
        <w:u w:val="none"/>
        <w:vertAlign w:val="baseline"/>
        <w:em w:val="none"/>
      </w:rPr>
    </w:lvl>
    <w:lvl w:ilvl="3">
      <w:start w:val="1"/>
      <w:numFmt w:val="decimal"/>
      <w:lvlText w:val="%2.%3.%4"/>
      <w:lvlJc w:val="left"/>
      <w:pPr>
        <w:ind w:left="864" w:hanging="864"/>
      </w:pPr>
      <w:rPr>
        <w:b w:val="0"/>
        <w:bCs w:val="0"/>
        <w:i w:val="0"/>
        <w:iCs w:val="0"/>
        <w:caps w:val="0"/>
        <w:smallCaps w:val="0"/>
        <w:strike w:val="0"/>
        <w:dstrike w:val="0"/>
        <w:vanish w:val="0"/>
        <w:color w:val="000000"/>
        <w:spacing w:val="0"/>
        <w:w w:val="0"/>
        <w:position w:val="0"/>
        <w:sz w:val="24"/>
        <w:szCs w:val="2"/>
        <w:u w:val="none"/>
        <w:vertAlign w:val="baseline"/>
        <w:em w:val="none"/>
      </w:rPr>
    </w:lvl>
    <w:lvl w:ilvl="4">
      <w:start w:val="1"/>
      <w:numFmt w:val="decimal"/>
      <w:lvlText w:val="%2.%3.%4.%5"/>
      <w:lvlJc w:val="left"/>
      <w:pPr>
        <w:ind w:left="1008" w:hanging="1008"/>
      </w:pPr>
    </w:lvl>
    <w:lvl w:ilvl="5">
      <w:start w:val="1"/>
      <w:numFmt w:val="decimal"/>
      <w:lvlText w:val="%2.%3.%4.%5.%6"/>
      <w:lvlJc w:val="left"/>
      <w:pPr>
        <w:ind w:left="1152" w:hanging="1152"/>
      </w:pPr>
    </w:lvl>
    <w:lvl w:ilvl="6">
      <w:start w:val="1"/>
      <w:numFmt w:val="decimal"/>
      <w:lvlText w:val="%2.%3.%4.%5.%6.%7"/>
      <w:lvlJc w:val="left"/>
      <w:pPr>
        <w:ind w:left="1296" w:hanging="1296"/>
      </w:pPr>
    </w:lvl>
    <w:lvl w:ilvl="7">
      <w:start w:val="1"/>
      <w:numFmt w:val="decimal"/>
      <w:lvlText w:val="%2.%3.%4.%5.%6.%7.%8"/>
      <w:lvlJc w:val="left"/>
      <w:pPr>
        <w:ind w:left="1440" w:hanging="1440"/>
      </w:pPr>
    </w:lvl>
    <w:lvl w:ilvl="8">
      <w:start w:val="1"/>
      <w:numFmt w:val="decimal"/>
      <w:lvlText w:val="%2.%3.%4.%5.%6.%7.%8.%9"/>
      <w:lvlJc w:val="left"/>
      <w:pPr>
        <w:ind w:left="1584" w:hanging="1584"/>
      </w:pPr>
    </w:lvl>
  </w:abstractNum>
  <w:abstractNum w:abstractNumId="9">
    <w:nsid w:val="36174297"/>
    <w:multiLevelType w:val="multilevel"/>
    <w:tmpl w:val="D62CF0CE"/>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0">
    <w:nsid w:val="3D79012D"/>
    <w:multiLevelType w:val="multilevel"/>
    <w:tmpl w:val="909C5A98"/>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1">
    <w:nsid w:val="42BA148B"/>
    <w:multiLevelType w:val="multilevel"/>
    <w:tmpl w:val="86784ECC"/>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2">
    <w:nsid w:val="45493EAE"/>
    <w:multiLevelType w:val="multilevel"/>
    <w:tmpl w:val="AAE81A9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nsid w:val="4ACE1416"/>
    <w:multiLevelType w:val="multilevel"/>
    <w:tmpl w:val="77FA314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nsid w:val="4C785923"/>
    <w:multiLevelType w:val="multilevel"/>
    <w:tmpl w:val="D3D89AF6"/>
    <w:lvl w:ilvl="0">
      <w:start w:val="3"/>
      <w:numFmt w:val="decimal"/>
      <w:lvlText w:val="%1"/>
      <w:lvlJc w:val="left"/>
      <w:pPr>
        <w:ind w:left="480" w:hanging="480"/>
      </w:pPr>
    </w:lvl>
    <w:lvl w:ilvl="1">
      <w:start w:val="1"/>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nsid w:val="4F315265"/>
    <w:multiLevelType w:val="multilevel"/>
    <w:tmpl w:val="459E4A74"/>
    <w:lvl w:ilvl="0">
      <w:start w:val="1"/>
      <w:numFmt w:val="bullet"/>
      <w:lvlText w:val=""/>
      <w:lvlJc w:val="left"/>
      <w:pPr>
        <w:ind w:left="1854" w:hanging="360"/>
      </w:pPr>
      <w:rPr>
        <w:rFonts w:ascii="Symbol" w:hAnsi="Symbol" w:cs="Symbol"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cs="Wingdings" w:hint="default"/>
      </w:rPr>
    </w:lvl>
    <w:lvl w:ilvl="3">
      <w:start w:val="1"/>
      <w:numFmt w:val="bullet"/>
      <w:lvlText w:val=""/>
      <w:lvlJc w:val="left"/>
      <w:pPr>
        <w:ind w:left="4014" w:hanging="360"/>
      </w:pPr>
      <w:rPr>
        <w:rFonts w:ascii="Symbol" w:hAnsi="Symbol" w:cs="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cs="Wingdings" w:hint="default"/>
      </w:rPr>
    </w:lvl>
    <w:lvl w:ilvl="6">
      <w:start w:val="1"/>
      <w:numFmt w:val="bullet"/>
      <w:lvlText w:val=""/>
      <w:lvlJc w:val="left"/>
      <w:pPr>
        <w:ind w:left="6174" w:hanging="360"/>
      </w:pPr>
      <w:rPr>
        <w:rFonts w:ascii="Symbol" w:hAnsi="Symbol" w:cs="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cs="Wingdings" w:hint="default"/>
      </w:rPr>
    </w:lvl>
  </w:abstractNum>
  <w:abstractNum w:abstractNumId="16">
    <w:nsid w:val="50A516D9"/>
    <w:multiLevelType w:val="multilevel"/>
    <w:tmpl w:val="80C8D97C"/>
    <w:lvl w:ilvl="0">
      <w:start w:val="1"/>
      <w:numFmt w:val="bullet"/>
      <w:lvlText w:val=""/>
      <w:lvlJc w:val="left"/>
      <w:pPr>
        <w:ind w:left="1854" w:hanging="360"/>
      </w:pPr>
      <w:rPr>
        <w:rFonts w:ascii="Symbol" w:hAnsi="Symbol" w:cs="Symbol" w:hint="default"/>
        <w:sz w:val="23"/>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cs="Wingdings" w:hint="default"/>
      </w:rPr>
    </w:lvl>
    <w:lvl w:ilvl="3">
      <w:start w:val="1"/>
      <w:numFmt w:val="bullet"/>
      <w:lvlText w:val=""/>
      <w:lvlJc w:val="left"/>
      <w:pPr>
        <w:ind w:left="4014" w:hanging="360"/>
      </w:pPr>
      <w:rPr>
        <w:rFonts w:ascii="Symbol" w:hAnsi="Symbol" w:cs="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cs="Wingdings" w:hint="default"/>
      </w:rPr>
    </w:lvl>
    <w:lvl w:ilvl="6">
      <w:start w:val="1"/>
      <w:numFmt w:val="bullet"/>
      <w:lvlText w:val=""/>
      <w:lvlJc w:val="left"/>
      <w:pPr>
        <w:ind w:left="6174" w:hanging="360"/>
      </w:pPr>
      <w:rPr>
        <w:rFonts w:ascii="Symbol" w:hAnsi="Symbol" w:cs="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cs="Wingdings" w:hint="default"/>
      </w:rPr>
    </w:lvl>
  </w:abstractNum>
  <w:abstractNum w:abstractNumId="17">
    <w:nsid w:val="53912158"/>
    <w:multiLevelType w:val="multilevel"/>
    <w:tmpl w:val="D2FE16B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576F0FA3"/>
    <w:multiLevelType w:val="multilevel"/>
    <w:tmpl w:val="31F029E8"/>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9">
    <w:nsid w:val="61A3666F"/>
    <w:multiLevelType w:val="multilevel"/>
    <w:tmpl w:val="0DB40FAC"/>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0">
    <w:nsid w:val="68914DF7"/>
    <w:multiLevelType w:val="multilevel"/>
    <w:tmpl w:val="A648B7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6A626F6C"/>
    <w:multiLevelType w:val="multilevel"/>
    <w:tmpl w:val="BEE617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715A5956"/>
    <w:multiLevelType w:val="multilevel"/>
    <w:tmpl w:val="234A329A"/>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3">
    <w:nsid w:val="7F3B45FE"/>
    <w:multiLevelType w:val="multilevel"/>
    <w:tmpl w:val="CC82159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7F693775"/>
    <w:multiLevelType w:val="multilevel"/>
    <w:tmpl w:val="6532BF8A"/>
    <w:lvl w:ilvl="0">
      <w:start w:val="1"/>
      <w:numFmt w:val="none"/>
      <w:suff w:val="nothing"/>
      <w:lvlText w:val=""/>
      <w:lvlJc w:val="left"/>
      <w:pPr>
        <w:ind w:left="432" w:hanging="432"/>
      </w:pPr>
      <w:rPr>
        <w:b w:val="0"/>
        <w:bCs w:val="0"/>
        <w:i w:val="0"/>
        <w:iCs w:val="0"/>
        <w:caps w:val="0"/>
        <w:smallCaps w:val="0"/>
        <w:strike w:val="0"/>
        <w:dstrike w:val="0"/>
        <w:vanish w:val="0"/>
        <w:color w:val="000000"/>
        <w:spacing w:val="0"/>
        <w:w w:val="0"/>
        <w:position w:val="0"/>
        <w:sz w:val="24"/>
        <w:szCs w:val="2"/>
        <w:u w:val="none"/>
        <w:vertAlign w:val="baseline"/>
        <w:em w:val="none"/>
      </w:rPr>
    </w:lvl>
    <w:lvl w:ilvl="1">
      <w:start w:val="1"/>
      <w:numFmt w:val="decimal"/>
      <w:lvlText w:val="%2"/>
      <w:lvlJc w:val="left"/>
      <w:pPr>
        <w:ind w:left="576" w:hanging="576"/>
      </w:pPr>
      <w:rPr>
        <w:b w:val="0"/>
        <w:bCs w:val="0"/>
        <w:i w:val="0"/>
        <w:iCs w:val="0"/>
        <w:caps w:val="0"/>
        <w:smallCaps w:val="0"/>
        <w:strike w:val="0"/>
        <w:dstrike w:val="0"/>
        <w:vanish w:val="0"/>
        <w:color w:val="000000"/>
        <w:spacing w:val="0"/>
        <w:w w:val="0"/>
        <w:position w:val="0"/>
        <w:sz w:val="24"/>
        <w:szCs w:val="2"/>
        <w:u w:val="none"/>
        <w:vertAlign w:val="baseline"/>
        <w:em w:val="none"/>
      </w:rPr>
    </w:lvl>
    <w:lvl w:ilvl="2">
      <w:start w:val="1"/>
      <w:numFmt w:val="decimal"/>
      <w:lvlText w:val="%2.%3"/>
      <w:lvlJc w:val="left"/>
      <w:pPr>
        <w:ind w:left="720" w:hanging="720"/>
      </w:pPr>
      <w:rPr>
        <w:b w:val="0"/>
        <w:bCs w:val="0"/>
        <w:i w:val="0"/>
        <w:iCs w:val="0"/>
        <w:caps w:val="0"/>
        <w:smallCaps w:val="0"/>
        <w:strike w:val="0"/>
        <w:dstrike w:val="0"/>
        <w:vanish w:val="0"/>
        <w:color w:val="000000"/>
        <w:spacing w:val="0"/>
        <w:w w:val="0"/>
        <w:position w:val="0"/>
        <w:sz w:val="24"/>
        <w:szCs w:val="2"/>
        <w:u w:val="none"/>
        <w:vertAlign w:val="baseline"/>
        <w:em w:val="none"/>
      </w:rPr>
    </w:lvl>
    <w:lvl w:ilvl="3">
      <w:start w:val="1"/>
      <w:numFmt w:val="decimal"/>
      <w:lvlText w:val="%2.%3.%4"/>
      <w:lvlJc w:val="left"/>
      <w:pPr>
        <w:ind w:left="864" w:hanging="864"/>
      </w:pPr>
      <w:rPr>
        <w:b w:val="0"/>
        <w:bCs w:val="0"/>
        <w:i w:val="0"/>
        <w:iCs w:val="0"/>
        <w:caps w:val="0"/>
        <w:smallCaps w:val="0"/>
        <w:strike w:val="0"/>
        <w:dstrike w:val="0"/>
        <w:vanish w:val="0"/>
        <w:color w:val="000000"/>
        <w:spacing w:val="0"/>
        <w:w w:val="0"/>
        <w:position w:val="0"/>
        <w:sz w:val="24"/>
        <w:szCs w:val="2"/>
        <w:u w:val="none"/>
        <w:vertAlign w:val="baseline"/>
        <w:em w:val="none"/>
      </w:rPr>
    </w:lvl>
    <w:lvl w:ilvl="4">
      <w:start w:val="1"/>
      <w:numFmt w:val="decimal"/>
      <w:lvlText w:val="%2.%3.%4.%5"/>
      <w:lvlJc w:val="left"/>
      <w:pPr>
        <w:ind w:left="1008" w:hanging="1008"/>
      </w:pPr>
    </w:lvl>
    <w:lvl w:ilvl="5">
      <w:start w:val="1"/>
      <w:numFmt w:val="decimal"/>
      <w:lvlText w:val="%2.%3.%4.%5.%6"/>
      <w:lvlJc w:val="left"/>
      <w:pPr>
        <w:ind w:left="1152" w:hanging="1152"/>
      </w:pPr>
    </w:lvl>
    <w:lvl w:ilvl="6">
      <w:start w:val="1"/>
      <w:numFmt w:val="decimal"/>
      <w:lvlText w:val="%2.%3.%4.%5.%6.%7"/>
      <w:lvlJc w:val="left"/>
      <w:pPr>
        <w:ind w:left="1296" w:hanging="1296"/>
      </w:pPr>
    </w:lvl>
    <w:lvl w:ilvl="7">
      <w:start w:val="1"/>
      <w:numFmt w:val="decimal"/>
      <w:lvlText w:val="%2.%3.%4.%5.%6.%7.%8"/>
      <w:lvlJc w:val="left"/>
      <w:pPr>
        <w:ind w:left="1440" w:hanging="1440"/>
      </w:pPr>
    </w:lvl>
    <w:lvl w:ilvl="8">
      <w:start w:val="1"/>
      <w:numFmt w:val="decimal"/>
      <w:lvlText w:val="%2.%3.%4.%5.%6.%7.%8.%9"/>
      <w:lvlJc w:val="left"/>
      <w:pPr>
        <w:ind w:left="1584" w:hanging="1584"/>
      </w:pPr>
    </w:lvl>
  </w:abstractNum>
  <w:num w:numId="1">
    <w:abstractNumId w:val="8"/>
  </w:num>
  <w:num w:numId="2">
    <w:abstractNumId w:val="7"/>
  </w:num>
  <w:num w:numId="3">
    <w:abstractNumId w:val="3"/>
  </w:num>
  <w:num w:numId="4">
    <w:abstractNumId w:val="24"/>
  </w:num>
  <w:num w:numId="5">
    <w:abstractNumId w:val="17"/>
  </w:num>
  <w:num w:numId="6">
    <w:abstractNumId w:val="23"/>
  </w:num>
  <w:num w:numId="7">
    <w:abstractNumId w:val="1"/>
  </w:num>
  <w:num w:numId="8">
    <w:abstractNumId w:val="16"/>
  </w:num>
  <w:num w:numId="9">
    <w:abstractNumId w:val="2"/>
  </w:num>
  <w:num w:numId="10">
    <w:abstractNumId w:val="15"/>
  </w:num>
  <w:num w:numId="11">
    <w:abstractNumId w:val="20"/>
  </w:num>
  <w:num w:numId="12">
    <w:abstractNumId w:val="4"/>
  </w:num>
  <w:num w:numId="13">
    <w:abstractNumId w:val="21"/>
  </w:num>
  <w:num w:numId="14">
    <w:abstractNumId w:val="14"/>
  </w:num>
  <w:num w:numId="15">
    <w:abstractNumId w:val="6"/>
  </w:num>
  <w:num w:numId="16">
    <w:abstractNumId w:val="18"/>
  </w:num>
  <w:num w:numId="17">
    <w:abstractNumId w:val="0"/>
  </w:num>
  <w:num w:numId="18">
    <w:abstractNumId w:val="10"/>
  </w:num>
  <w:num w:numId="19">
    <w:abstractNumId w:val="22"/>
  </w:num>
  <w:num w:numId="20">
    <w:abstractNumId w:val="11"/>
  </w:num>
  <w:num w:numId="21">
    <w:abstractNumId w:val="9"/>
  </w:num>
  <w:num w:numId="22">
    <w:abstractNumId w:val="19"/>
  </w:num>
  <w:num w:numId="23">
    <w:abstractNumId w:val="12"/>
  </w:num>
  <w:num w:numId="24">
    <w:abstractNumId w:val="13"/>
  </w:num>
  <w:num w:numId="25">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arine Martins">
    <w15:presenceInfo w15:providerId="Windows Live" w15:userId="684f2dfdbef43d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0793"/>
    <w:rsid w:val="00031FCA"/>
    <w:rsid w:val="00090A57"/>
    <w:rsid w:val="000C0343"/>
    <w:rsid w:val="000C18BB"/>
    <w:rsid w:val="000E4571"/>
    <w:rsid w:val="001136D4"/>
    <w:rsid w:val="0012279C"/>
    <w:rsid w:val="00125156"/>
    <w:rsid w:val="001A67A6"/>
    <w:rsid w:val="001F6A7B"/>
    <w:rsid w:val="00293982"/>
    <w:rsid w:val="00312EEA"/>
    <w:rsid w:val="00385884"/>
    <w:rsid w:val="00386352"/>
    <w:rsid w:val="0041131A"/>
    <w:rsid w:val="00440E85"/>
    <w:rsid w:val="0060041D"/>
    <w:rsid w:val="00654DC1"/>
    <w:rsid w:val="007336F8"/>
    <w:rsid w:val="007A3EC4"/>
    <w:rsid w:val="00883124"/>
    <w:rsid w:val="008C0D1D"/>
    <w:rsid w:val="008E3D06"/>
    <w:rsid w:val="00933F19"/>
    <w:rsid w:val="00962ACD"/>
    <w:rsid w:val="009B5FE3"/>
    <w:rsid w:val="00A30793"/>
    <w:rsid w:val="00B00AA7"/>
    <w:rsid w:val="00B949C8"/>
    <w:rsid w:val="00C13627"/>
    <w:rsid w:val="00C31E54"/>
    <w:rsid w:val="00C4545B"/>
    <w:rsid w:val="00CA24D7"/>
    <w:rsid w:val="00D56AB2"/>
    <w:rsid w:val="00E07C23"/>
    <w:rsid w:val="00E771FB"/>
    <w:rsid w:val="00F2412D"/>
    <w:rsid w:val="00F6276D"/>
    <w:rsid w:val="00FE1B44"/>
    <w:rsid w:val="00FF283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23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Droid Sans Fallback" w:hAnsi="Times New Roman" w:cs="Calibri"/>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before="240" w:after="240" w:line="360" w:lineRule="auto"/>
    </w:pPr>
    <w:rPr>
      <w:color w:val="00000A"/>
      <w:sz w:val="24"/>
    </w:rPr>
  </w:style>
  <w:style w:type="paragraph" w:styleId="Ttulo1">
    <w:name w:val="heading 1"/>
    <w:basedOn w:val="Normal"/>
    <w:next w:val="Normal"/>
    <w:qFormat/>
    <w:pPr>
      <w:keepNext/>
      <w:keepLines/>
      <w:spacing w:before="480" w:after="0"/>
      <w:outlineLvl w:val="0"/>
    </w:pPr>
    <w:rPr>
      <w:rFonts w:cs="Times New Roman"/>
      <w:b/>
      <w:bCs/>
    </w:rPr>
  </w:style>
  <w:style w:type="paragraph" w:styleId="Ttulo2">
    <w:name w:val="heading 2"/>
    <w:basedOn w:val="Normal"/>
    <w:next w:val="Normal"/>
    <w:qFormat/>
    <w:pPr>
      <w:keepNext/>
      <w:keepLines/>
      <w:spacing w:before="0" w:after="0"/>
      <w:outlineLvl w:val="1"/>
    </w:pPr>
    <w:rPr>
      <w:rFonts w:cs="Times New Roman"/>
      <w:b/>
      <w:bCs/>
    </w:rPr>
  </w:style>
  <w:style w:type="paragraph" w:styleId="Ttulo3">
    <w:name w:val="heading 3"/>
    <w:basedOn w:val="Normal"/>
    <w:next w:val="Normal"/>
    <w:qFormat/>
    <w:pPr>
      <w:keepNext/>
      <w:keepLines/>
      <w:spacing w:before="200" w:after="0"/>
      <w:outlineLvl w:val="2"/>
    </w:pPr>
    <w:rPr>
      <w:rFonts w:cs="Times New Roman"/>
      <w:b/>
      <w:bCs/>
      <w:i/>
    </w:rPr>
  </w:style>
  <w:style w:type="paragraph" w:styleId="Ttulo4">
    <w:name w:val="heading 4"/>
    <w:basedOn w:val="Normal"/>
    <w:next w:val="Normal"/>
    <w:qFormat/>
    <w:pPr>
      <w:keepNext/>
      <w:keepLines/>
      <w:spacing w:before="200" w:after="0"/>
      <w:outlineLvl w:val="3"/>
    </w:pPr>
    <w:rPr>
      <w:rFonts w:cs="Times New Roman"/>
      <w:b/>
      <w:bCs/>
      <w:i/>
      <w:iCs/>
      <w:u w:val="single"/>
    </w:rPr>
  </w:style>
  <w:style w:type="paragraph" w:styleId="Ttulo5">
    <w:name w:val="heading 5"/>
    <w:basedOn w:val="Normal"/>
    <w:next w:val="Normal"/>
    <w:qFormat/>
    <w:pPr>
      <w:keepNext/>
      <w:keepLines/>
      <w:spacing w:before="200" w:after="0"/>
      <w:outlineLvl w:val="4"/>
    </w:pPr>
    <w:rPr>
      <w:rFonts w:ascii="Cambria" w:hAnsi="Cambria"/>
      <w:color w:val="243F60"/>
    </w:rPr>
  </w:style>
  <w:style w:type="paragraph" w:styleId="Ttulo6">
    <w:name w:val="heading 6"/>
    <w:basedOn w:val="Normal"/>
    <w:next w:val="Normal"/>
    <w:qFormat/>
    <w:pPr>
      <w:keepNext/>
      <w:keepLines/>
      <w:spacing w:before="200" w:after="0"/>
      <w:outlineLvl w:val="5"/>
    </w:pPr>
    <w:rPr>
      <w:rFonts w:ascii="Cambria" w:hAnsi="Cambria"/>
      <w:i/>
      <w:iCs/>
      <w:color w:val="243F60"/>
    </w:rPr>
  </w:style>
  <w:style w:type="paragraph" w:styleId="Ttulo7">
    <w:name w:val="heading 7"/>
    <w:basedOn w:val="Normal"/>
    <w:next w:val="Normal"/>
    <w:qFormat/>
    <w:pPr>
      <w:keepNext/>
      <w:keepLines/>
      <w:spacing w:before="200" w:after="0"/>
      <w:outlineLvl w:val="6"/>
    </w:pPr>
    <w:rPr>
      <w:rFonts w:ascii="Cambria" w:hAnsi="Cambria"/>
      <w:i/>
      <w:iCs/>
      <w:color w:val="404040"/>
    </w:rPr>
  </w:style>
  <w:style w:type="paragraph" w:styleId="Ttulo8">
    <w:name w:val="heading 8"/>
    <w:basedOn w:val="Normal"/>
    <w:next w:val="Normal"/>
    <w:qFormat/>
    <w:pPr>
      <w:keepNext/>
      <w:keepLines/>
      <w:spacing w:before="200" w:after="0"/>
      <w:outlineLvl w:val="7"/>
    </w:pPr>
    <w:rPr>
      <w:rFonts w:ascii="Cambria" w:hAnsi="Cambria"/>
      <w:color w:val="404040"/>
      <w:sz w:val="20"/>
    </w:rPr>
  </w:style>
  <w:style w:type="paragraph" w:styleId="Ttulo9">
    <w:name w:val="heading 9"/>
    <w:basedOn w:val="Normal"/>
    <w:next w:val="Normal"/>
    <w:qFormat/>
    <w:pPr>
      <w:keepNext/>
      <w:keepLines/>
      <w:spacing w:before="200" w:after="0"/>
      <w:outlineLvl w:val="8"/>
    </w:pPr>
    <w:rPr>
      <w:rFonts w:ascii="Cambria" w:hAnsi="Cambria"/>
      <w:i/>
      <w:iCs/>
      <w:color w:val="404040"/>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qFormat/>
  </w:style>
  <w:style w:type="character" w:customStyle="1" w:styleId="RodapChar">
    <w:name w:val="Rodapé Char"/>
    <w:basedOn w:val="Fontepargpadro"/>
    <w:qFormat/>
  </w:style>
  <w:style w:type="character" w:customStyle="1" w:styleId="Ttulo1Char">
    <w:name w:val="Título 1 Char"/>
    <w:basedOn w:val="Fontepargpadro"/>
    <w:qFormat/>
    <w:rPr>
      <w:rFonts w:cs="Times New Roman"/>
      <w:b/>
      <w:bCs/>
      <w:szCs w:val="24"/>
    </w:rPr>
  </w:style>
  <w:style w:type="character" w:customStyle="1" w:styleId="Ttulo2Char">
    <w:name w:val="Título 2 Char"/>
    <w:basedOn w:val="Fontepargpadro"/>
    <w:qFormat/>
    <w:rPr>
      <w:rFonts w:cs="Times New Roman"/>
      <w:b/>
      <w:bCs/>
    </w:rPr>
  </w:style>
  <w:style w:type="character" w:customStyle="1" w:styleId="Ttulo3Char">
    <w:name w:val="Título 3 Char"/>
    <w:basedOn w:val="Fontepargpadro"/>
    <w:qFormat/>
    <w:rPr>
      <w:rFonts w:cs="Times New Roman"/>
      <w:b/>
      <w:bCs/>
      <w:i/>
    </w:rPr>
  </w:style>
  <w:style w:type="character" w:customStyle="1" w:styleId="Ttulo4Char">
    <w:name w:val="Título 4 Char"/>
    <w:basedOn w:val="Fontepargpadro"/>
    <w:qFormat/>
    <w:rPr>
      <w:rFonts w:cs="Times New Roman"/>
      <w:b/>
      <w:bCs/>
      <w:i/>
      <w:iCs/>
      <w:u w:val="single"/>
    </w:rPr>
  </w:style>
  <w:style w:type="character" w:customStyle="1" w:styleId="Ttulo5Char">
    <w:name w:val="Título 5 Char"/>
    <w:basedOn w:val="Fontepargpadro"/>
    <w:qFormat/>
    <w:rPr>
      <w:rFonts w:ascii="Cambria" w:hAnsi="Cambria" w:cs="Calibri"/>
      <w:color w:val="243F60"/>
    </w:rPr>
  </w:style>
  <w:style w:type="character" w:customStyle="1" w:styleId="Ttulo6Char">
    <w:name w:val="Título 6 Char"/>
    <w:basedOn w:val="Fontepargpadro"/>
    <w:qFormat/>
    <w:rPr>
      <w:rFonts w:ascii="Cambria" w:hAnsi="Cambria" w:cs="Calibri"/>
      <w:i/>
      <w:iCs/>
      <w:color w:val="243F60"/>
    </w:rPr>
  </w:style>
  <w:style w:type="character" w:customStyle="1" w:styleId="Ttulo7Char">
    <w:name w:val="Título 7 Char"/>
    <w:basedOn w:val="Fontepargpadro"/>
    <w:qFormat/>
    <w:rPr>
      <w:rFonts w:ascii="Cambria" w:hAnsi="Cambria" w:cs="Calibri"/>
      <w:i/>
      <w:iCs/>
      <w:color w:val="404040"/>
    </w:rPr>
  </w:style>
  <w:style w:type="character" w:customStyle="1" w:styleId="Ttulo8Char">
    <w:name w:val="Título 8 Char"/>
    <w:basedOn w:val="Fontepargpadro"/>
    <w:qFormat/>
    <w:rPr>
      <w:rFonts w:ascii="Cambria" w:hAnsi="Cambria" w:cs="Calibri"/>
      <w:color w:val="404040"/>
      <w:sz w:val="20"/>
    </w:rPr>
  </w:style>
  <w:style w:type="character" w:customStyle="1" w:styleId="Ttulo9Char">
    <w:name w:val="Título 9 Char"/>
    <w:basedOn w:val="Fontepargpadro"/>
    <w:qFormat/>
    <w:rPr>
      <w:rFonts w:ascii="Cambria" w:hAnsi="Cambria" w:cs="Calibri"/>
      <w:i/>
      <w:iCs/>
      <w:color w:val="404040"/>
      <w:sz w:val="20"/>
    </w:rPr>
  </w:style>
  <w:style w:type="character" w:customStyle="1" w:styleId="InternetLink">
    <w:name w:val="Internet Link"/>
    <w:basedOn w:val="Fontepargpadro"/>
    <w:uiPriority w:val="99"/>
    <w:unhideWhenUsed/>
    <w:rsid w:val="00B13450"/>
    <w:rPr>
      <w:color w:val="0000FF" w:themeColor="hyperlink"/>
      <w:u w:val="single"/>
    </w:rPr>
  </w:style>
  <w:style w:type="character" w:customStyle="1" w:styleId="TextodebaloChar">
    <w:name w:val="Texto de balão Char"/>
    <w:basedOn w:val="Fontepargpadro"/>
    <w:qFormat/>
    <w:rPr>
      <w:rFonts w:ascii="Tahoma" w:hAnsi="Tahoma" w:cs="Tahoma"/>
      <w:sz w:val="16"/>
      <w:szCs w:val="16"/>
    </w:rPr>
  </w:style>
  <w:style w:type="character" w:styleId="nfase">
    <w:name w:val="Emphasis"/>
    <w:qFormat/>
    <w:rPr>
      <w:i/>
      <w:iCs/>
    </w:rPr>
  </w:style>
  <w:style w:type="character" w:customStyle="1" w:styleId="CorpodetextoChar">
    <w:name w:val="Corpo de texto Char"/>
    <w:basedOn w:val="Fontepargpadro"/>
    <w:qFormat/>
  </w:style>
  <w:style w:type="character" w:customStyle="1" w:styleId="TextodenotadefimChar">
    <w:name w:val="Texto de nota de fim Char"/>
    <w:basedOn w:val="Fontepargpadro"/>
    <w:qFormat/>
    <w:rPr>
      <w:sz w:val="20"/>
      <w:szCs w:val="20"/>
    </w:rPr>
  </w:style>
  <w:style w:type="character" w:styleId="Refdenotadefim">
    <w:name w:val="endnote reference"/>
    <w:basedOn w:val="Fontepargpadro"/>
    <w:qFormat/>
    <w:rPr>
      <w:vertAlign w:val="superscript"/>
    </w:rPr>
  </w:style>
  <w:style w:type="character" w:customStyle="1" w:styleId="st">
    <w:name w:val="st"/>
    <w:qFormat/>
  </w:style>
  <w:style w:type="character" w:customStyle="1" w:styleId="Pr-formataoHTMLChar">
    <w:name w:val="Pré-formatação HTML Char"/>
    <w:basedOn w:val="Fontepargpadro"/>
    <w:qFormat/>
    <w:rPr>
      <w:rFonts w:ascii="Courier New" w:eastAsia="Times New Roman" w:hAnsi="Courier New" w:cs="Courier New"/>
      <w:sz w:val="20"/>
      <w:szCs w:val="20"/>
      <w:lang w:eastAsia="pt-BR"/>
    </w:rPr>
  </w:style>
  <w:style w:type="character" w:customStyle="1" w:styleId="RecuodecorpodetextoChar">
    <w:name w:val="Recuo de corpo de texto Char"/>
    <w:basedOn w:val="Fontepargpadro"/>
    <w:qFormat/>
  </w:style>
  <w:style w:type="character" w:customStyle="1" w:styleId="TtuloChar">
    <w:name w:val="Título Char"/>
    <w:basedOn w:val="Fontepargpadro"/>
    <w:qFormat/>
    <w:rPr>
      <w:rFonts w:eastAsia="Times New Roman" w:cs="Times New Roman"/>
      <w:b/>
      <w:szCs w:val="20"/>
      <w:lang w:eastAsia="pt-BR"/>
    </w:rPr>
  </w:style>
  <w:style w:type="character" w:customStyle="1" w:styleId="ListLabel1">
    <w:name w:val="ListLabel 1"/>
    <w:qFormat/>
    <w:rPr>
      <w:rFonts w:cs="Times New Roman"/>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
    <w:name w:val="ListLabel 2"/>
    <w:qFormat/>
    <w:rPr>
      <w:rFonts w:cs="Symbol"/>
    </w:rPr>
  </w:style>
  <w:style w:type="character" w:customStyle="1" w:styleId="ListLabel3">
    <w:name w:val="ListLabel 3"/>
    <w:qFormat/>
    <w:rPr>
      <w:rFonts w:cs="Courier New"/>
    </w:rPr>
  </w:style>
  <w:style w:type="character" w:customStyle="1" w:styleId="ListLabel4">
    <w:name w:val="ListLabel 4"/>
    <w:qFormat/>
    <w:rPr>
      <w:rFonts w:cs="OpenSymbol"/>
    </w:rPr>
  </w:style>
  <w:style w:type="character" w:customStyle="1" w:styleId="ListLabel5">
    <w:name w:val="ListLabel 5"/>
    <w:qFormat/>
    <w:rPr>
      <w:i w:val="0"/>
    </w:rPr>
  </w:style>
  <w:style w:type="character" w:customStyle="1" w:styleId="ListLabel6">
    <w:name w:val="ListLabel 6"/>
    <w:qFormat/>
    <w:rPr>
      <w:rFonts w:eastAsia="Times New Roman" w:cs="Times New Roman"/>
    </w:rPr>
  </w:style>
  <w:style w:type="character" w:customStyle="1" w:styleId="ListLabel7">
    <w:name w:val="ListLabel 7"/>
    <w:qFormat/>
    <w:rPr>
      <w:b/>
    </w:rPr>
  </w:style>
  <w:style w:type="character" w:customStyle="1" w:styleId="ListLabel8">
    <w:name w:val="ListLabel 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OpenSymbol"/>
    </w:rPr>
  </w:style>
  <w:style w:type="character" w:customStyle="1" w:styleId="ListLabel13">
    <w:name w:val="ListLabel 13"/>
    <w:qFormat/>
    <w:rPr>
      <w:rFonts w:cs="Wingdings 2"/>
    </w:rPr>
  </w:style>
  <w:style w:type="character" w:customStyle="1" w:styleId="ListLabel14">
    <w:name w:val="ListLabel 14"/>
    <w:qFormat/>
    <w:rPr>
      <w:i w:val="0"/>
    </w:rPr>
  </w:style>
  <w:style w:type="character" w:customStyle="1" w:styleId="ListLabel15">
    <w:name w:val="ListLabel 15"/>
    <w:qFormat/>
    <w:rPr>
      <w:b/>
    </w:rPr>
  </w:style>
  <w:style w:type="character" w:customStyle="1" w:styleId="ListLabel16">
    <w:name w:val="ListLabel 1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OpenSymbol"/>
    </w:rPr>
  </w:style>
  <w:style w:type="character" w:customStyle="1" w:styleId="ListLabel21">
    <w:name w:val="ListLabel 21"/>
    <w:qFormat/>
    <w:rPr>
      <w:rFonts w:cs="Wingdings 2"/>
    </w:rPr>
  </w:style>
  <w:style w:type="character" w:customStyle="1" w:styleId="ListLabel22">
    <w:name w:val="ListLabel 22"/>
    <w:qFormat/>
    <w:rPr>
      <w:i w:val="0"/>
    </w:rPr>
  </w:style>
  <w:style w:type="character" w:customStyle="1" w:styleId="ListLabel23">
    <w:name w:val="ListLabel 23"/>
    <w:qFormat/>
    <w:rPr>
      <w:b/>
    </w:rPr>
  </w:style>
  <w:style w:type="character" w:customStyle="1" w:styleId="ListLabel24">
    <w:name w:val="ListLabel 2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OpenSymbol"/>
    </w:rPr>
  </w:style>
  <w:style w:type="character" w:customStyle="1" w:styleId="ListLabel29">
    <w:name w:val="ListLabel 29"/>
    <w:qFormat/>
    <w:rPr>
      <w:rFonts w:cs="Wingdings 2"/>
    </w:rPr>
  </w:style>
  <w:style w:type="character" w:customStyle="1" w:styleId="ListLabel30">
    <w:name w:val="ListLabel 30"/>
    <w:qFormat/>
    <w:rPr>
      <w:i w:val="0"/>
    </w:rPr>
  </w:style>
  <w:style w:type="character" w:customStyle="1" w:styleId="ListLabel31">
    <w:name w:val="ListLabel 31"/>
    <w:qFormat/>
    <w:rPr>
      <w:b/>
    </w:rPr>
  </w:style>
  <w:style w:type="character" w:customStyle="1" w:styleId="ListLabel32">
    <w:name w:val="ListLabel 3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OpenSymbol"/>
    </w:rPr>
  </w:style>
  <w:style w:type="character" w:customStyle="1" w:styleId="ListLabel37">
    <w:name w:val="ListLabel 37"/>
    <w:qFormat/>
    <w:rPr>
      <w:rFonts w:cs="Wingdings 2"/>
    </w:rPr>
  </w:style>
  <w:style w:type="character" w:customStyle="1" w:styleId="ListLabel38">
    <w:name w:val="ListLabel 38"/>
    <w:qFormat/>
    <w:rPr>
      <w:i w:val="0"/>
    </w:rPr>
  </w:style>
  <w:style w:type="character" w:customStyle="1" w:styleId="ListLabel39">
    <w:name w:val="ListLabel 39"/>
    <w:qFormat/>
    <w:rPr>
      <w:b/>
    </w:rPr>
  </w:style>
  <w:style w:type="character" w:customStyle="1" w:styleId="Bullets">
    <w:name w:val="Bullets"/>
    <w:qFormat/>
    <w:rPr>
      <w:rFonts w:ascii="OpenSymbol" w:eastAsia="OpenSymbol" w:hAnsi="OpenSymbol" w:cs="OpenSymbol"/>
    </w:rPr>
  </w:style>
  <w:style w:type="character" w:customStyle="1" w:styleId="ListLabel40">
    <w:name w:val="ListLabel 4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i w:val="0"/>
    </w:rPr>
  </w:style>
  <w:style w:type="character" w:customStyle="1" w:styleId="ListLabel45">
    <w:name w:val="ListLabel 45"/>
    <w:qFormat/>
    <w:rPr>
      <w:b/>
    </w:rPr>
  </w:style>
  <w:style w:type="character" w:customStyle="1" w:styleId="ListLabel46">
    <w:name w:val="ListLabel 46"/>
    <w:qFormat/>
    <w:rPr>
      <w:rFonts w:cs="OpenSymbol"/>
    </w:rPr>
  </w:style>
  <w:style w:type="character" w:customStyle="1" w:styleId="IndexLink">
    <w:name w:val="Index Link"/>
    <w:qFormat/>
  </w:style>
  <w:style w:type="character" w:customStyle="1" w:styleId="ListLabel47">
    <w:name w:val="ListLabel 4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8">
    <w:name w:val="ListLabel 4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9">
    <w:name w:val="ListLabel 4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50">
    <w:name w:val="ListLabel 5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51">
    <w:name w:val="ListLabel 51"/>
    <w:qFormat/>
    <w:rPr>
      <w:rFonts w:cs="Symbol"/>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i w:val="0"/>
    </w:rPr>
  </w:style>
  <w:style w:type="character" w:customStyle="1" w:styleId="ListLabel62">
    <w:name w:val="ListLabel 62"/>
    <w:qFormat/>
    <w:rPr>
      <w:b/>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3">
    <w:name w:val="ListLabel 7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4">
    <w:name w:val="ListLabel 7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5">
    <w:name w:val="ListLabel 7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6">
    <w:name w:val="ListLabel 76"/>
    <w:qFormat/>
    <w:rPr>
      <w:rFonts w:cs="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5">
    <w:name w:val="ListLabel 9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6">
    <w:name w:val="ListLabel 9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7">
    <w:name w:val="ListLabel 9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8">
    <w:name w:val="ListLabel 98"/>
    <w:qFormat/>
    <w:rPr>
      <w:rFonts w:cs="Symbol"/>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i w:val="0"/>
    </w:rPr>
  </w:style>
  <w:style w:type="character" w:customStyle="1" w:styleId="ListLabel109">
    <w:name w:val="ListLabel 109"/>
    <w:qFormat/>
    <w:rPr>
      <w:b/>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0">
    <w:name w:val="ListLabel 12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1">
    <w:name w:val="ListLabel 12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2">
    <w:name w:val="ListLabel 12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3">
    <w:name w:val="ListLabel 123"/>
    <w:qFormat/>
    <w:rPr>
      <w:rFonts w:cs="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2">
    <w:name w:val="ListLabel 14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3">
    <w:name w:val="ListLabel 14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4">
    <w:name w:val="ListLabel 14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5">
    <w:name w:val="ListLabel 145"/>
    <w:qFormat/>
    <w:rPr>
      <w:rFonts w:cs="Symbol"/>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i w:val="0"/>
    </w:rPr>
  </w:style>
  <w:style w:type="character" w:customStyle="1" w:styleId="ListLabel156">
    <w:name w:val="ListLabel 15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7">
    <w:name w:val="ListLabel 15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8">
    <w:name w:val="ListLabel 15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9">
    <w:name w:val="ListLabel 15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60">
    <w:name w:val="ListLabel 160"/>
    <w:qFormat/>
    <w:rPr>
      <w:rFonts w:cs="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88">
    <w:name w:val="ListLabel 18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89">
    <w:name w:val="ListLabel 18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90">
    <w:name w:val="ListLabel 19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91">
    <w:name w:val="ListLabel 191"/>
    <w:qFormat/>
    <w:rPr>
      <w:rFonts w:cs="Symbol"/>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cs="Symbol"/>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i w:val="0"/>
    </w:rPr>
  </w:style>
  <w:style w:type="character" w:customStyle="1" w:styleId="ListLabel202">
    <w:name w:val="ListLabel 20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3">
    <w:name w:val="ListLabel 20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4">
    <w:name w:val="ListLabel 20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5">
    <w:name w:val="ListLabel 20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6">
    <w:name w:val="ListLabel 206"/>
    <w:qFormat/>
    <w:rPr>
      <w:rFonts w:cs="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rPr>
  </w:style>
  <w:style w:type="character" w:customStyle="1" w:styleId="ListLabel240">
    <w:name w:val="ListLabel 240"/>
    <w:qFormat/>
    <w:rPr>
      <w:rFonts w:cs="Courier New"/>
    </w:rPr>
  </w:style>
  <w:style w:type="character" w:customStyle="1" w:styleId="ListLabel241">
    <w:name w:val="ListLabel 241"/>
    <w:qFormat/>
    <w:rPr>
      <w:rFonts w:cs="Courier New"/>
    </w:rPr>
  </w:style>
  <w:style w:type="character" w:customStyle="1" w:styleId="ListLabel242">
    <w:name w:val="ListLabel 24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3">
    <w:name w:val="ListLabel 24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4">
    <w:name w:val="ListLabel 24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5">
    <w:name w:val="ListLabel 24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6">
    <w:name w:val="ListLabel 246"/>
    <w:qFormat/>
    <w:rPr>
      <w:rFonts w:cs="Symbol"/>
    </w:rPr>
  </w:style>
  <w:style w:type="character" w:customStyle="1" w:styleId="ListLabel247">
    <w:name w:val="ListLabel 247"/>
    <w:qFormat/>
    <w:rPr>
      <w:rFonts w:cs="Symbol"/>
    </w:rPr>
  </w:style>
  <w:style w:type="character" w:customStyle="1" w:styleId="ListLabel248">
    <w:name w:val="ListLabel 248"/>
    <w:qFormat/>
    <w:rPr>
      <w:rFonts w:cs="Courier New"/>
    </w:rPr>
  </w:style>
  <w:style w:type="character" w:customStyle="1" w:styleId="ListLabel249">
    <w:name w:val="ListLabel 249"/>
    <w:qFormat/>
    <w:rPr>
      <w:rFonts w:cs="Wingdings"/>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7">
    <w:name w:val="ListLabel 25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8">
    <w:name w:val="ListLabel 25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9">
    <w:name w:val="ListLabel 25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60">
    <w:name w:val="ListLabel 260"/>
    <w:qFormat/>
    <w:rPr>
      <w:rFonts w:cs="Symbol"/>
    </w:rPr>
  </w:style>
  <w:style w:type="character" w:customStyle="1" w:styleId="ListLabel261">
    <w:name w:val="ListLabel 261"/>
    <w:qFormat/>
    <w:rPr>
      <w:rFonts w:cs="OpenSymbol"/>
    </w:rPr>
  </w:style>
  <w:style w:type="character" w:customStyle="1" w:styleId="ListLabel262">
    <w:name w:val="ListLabel 262"/>
    <w:qFormat/>
    <w:rPr>
      <w:rFonts w:cs="OpenSymbol"/>
    </w:rPr>
  </w:style>
  <w:style w:type="character" w:customStyle="1" w:styleId="ListLabel263">
    <w:name w:val="ListLabel 263"/>
    <w:qFormat/>
    <w:rPr>
      <w:rFonts w:cs="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Symbol"/>
    </w:rPr>
  </w:style>
  <w:style w:type="character" w:customStyle="1" w:styleId="ListLabel270">
    <w:name w:val="ListLabel 270"/>
    <w:qFormat/>
    <w:rPr>
      <w:rFonts w:cs="OpenSymbol"/>
    </w:rPr>
  </w:style>
  <w:style w:type="character" w:customStyle="1" w:styleId="ListLabel271">
    <w:name w:val="ListLabel 271"/>
    <w:qFormat/>
    <w:rPr>
      <w:rFonts w:cs="OpenSymbol"/>
    </w:rPr>
  </w:style>
  <w:style w:type="character" w:customStyle="1" w:styleId="ListLabel272">
    <w:name w:val="ListLabel 272"/>
    <w:qFormat/>
    <w:rPr>
      <w:rFonts w:cs="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Symbol"/>
      <w:sz w:val="23"/>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rPr>
  </w:style>
  <w:style w:type="character" w:customStyle="1" w:styleId="ListLabel294">
    <w:name w:val="ListLabel 294"/>
    <w:qFormat/>
    <w:rPr>
      <w:rFonts w:cs="Courier New"/>
    </w:rPr>
  </w:style>
  <w:style w:type="character" w:customStyle="1" w:styleId="ListLabel295">
    <w:name w:val="ListLabel 295"/>
    <w:qFormat/>
    <w:rPr>
      <w:rFonts w:cs="Wingdings"/>
    </w:rPr>
  </w:style>
  <w:style w:type="character" w:customStyle="1" w:styleId="ListLabel296">
    <w:name w:val="ListLabel 296"/>
    <w:qFormat/>
    <w:rPr>
      <w:rFonts w:cs="Symbol"/>
      <w:sz w:val="23"/>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5">
    <w:name w:val="ListLabel 31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6">
    <w:name w:val="ListLabel 31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7">
    <w:name w:val="ListLabel 31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8">
    <w:name w:val="ListLabel 318"/>
    <w:qFormat/>
    <w:rPr>
      <w:rFonts w:cs="Symbol"/>
    </w:rPr>
  </w:style>
  <w:style w:type="character" w:customStyle="1" w:styleId="ListLabel319">
    <w:name w:val="ListLabel 319"/>
    <w:qFormat/>
    <w:rPr>
      <w:rFonts w:cs="Symbol"/>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29">
    <w:name w:val="ListLabel 32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0">
    <w:name w:val="ListLabel 33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1">
    <w:name w:val="ListLabel 33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2">
    <w:name w:val="ListLabel 332"/>
    <w:qFormat/>
    <w:rPr>
      <w:rFonts w:cs="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Symbol"/>
      <w:sz w:val="23"/>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Symbol"/>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sz w:val="23"/>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paragraph" w:customStyle="1" w:styleId="Heading">
    <w:name w:val="Heading"/>
    <w:basedOn w:val="Normal"/>
    <w:next w:val="Corpodetexto"/>
    <w:qFormat/>
    <w:pPr>
      <w:keepNext/>
      <w:spacing w:after="120"/>
    </w:pPr>
    <w:rPr>
      <w:rFonts w:ascii="Liberation Sans" w:hAnsi="Liberation Sans" w:cs="FreeSans"/>
      <w:sz w:val="28"/>
      <w:szCs w:val="28"/>
    </w:rPr>
  </w:style>
  <w:style w:type="paragraph" w:styleId="Corpodetexto">
    <w:name w:val="Body Text"/>
    <w:basedOn w:val="Normal"/>
    <w:pPr>
      <w:spacing w:after="120" w:line="288" w:lineRule="auto"/>
    </w:pPr>
  </w:style>
  <w:style w:type="paragraph" w:styleId="Lista">
    <w:name w:val="List"/>
    <w:basedOn w:val="Corpodetexto"/>
    <w:rPr>
      <w:rFonts w:cs="FreeSans"/>
    </w:rPr>
  </w:style>
  <w:style w:type="paragraph" w:styleId="Legenda">
    <w:name w:val="caption"/>
    <w:basedOn w:val="Normal"/>
    <w:next w:val="Normal"/>
    <w:qFormat/>
    <w:pPr>
      <w:spacing w:before="0" w:after="200" w:line="240" w:lineRule="auto"/>
    </w:pPr>
    <w:rPr>
      <w:b/>
      <w:bCs/>
      <w:color w:val="4F81BD"/>
      <w:sz w:val="18"/>
      <w:szCs w:val="18"/>
    </w:rPr>
  </w:style>
  <w:style w:type="paragraph" w:customStyle="1" w:styleId="Index">
    <w:name w:val="Index"/>
    <w:basedOn w:val="Normal"/>
    <w:qFormat/>
    <w:pPr>
      <w:suppressLineNumbers/>
    </w:pPr>
    <w:rPr>
      <w:rFonts w:cs="FreeSans"/>
    </w:rPr>
  </w:style>
  <w:style w:type="paragraph" w:styleId="Cabealho">
    <w:name w:val="header"/>
    <w:basedOn w:val="Normal"/>
    <w:pPr>
      <w:tabs>
        <w:tab w:val="center" w:pos="4252"/>
        <w:tab w:val="right" w:pos="8504"/>
      </w:tabs>
      <w:spacing w:before="0" w:after="0" w:line="240" w:lineRule="auto"/>
    </w:pPr>
  </w:style>
  <w:style w:type="paragraph" w:styleId="Rodap">
    <w:name w:val="footer"/>
    <w:basedOn w:val="Normal"/>
    <w:pPr>
      <w:tabs>
        <w:tab w:val="center" w:pos="4252"/>
        <w:tab w:val="right" w:pos="8504"/>
      </w:tabs>
      <w:spacing w:before="0" w:after="0" w:line="240" w:lineRule="auto"/>
    </w:pPr>
  </w:style>
  <w:style w:type="paragraph" w:styleId="PargrafodaLista">
    <w:name w:val="List Paragraph"/>
    <w:basedOn w:val="Normal"/>
    <w:qFormat/>
    <w:pPr>
      <w:ind w:left="720"/>
      <w:contextualSpacing/>
    </w:pPr>
  </w:style>
  <w:style w:type="paragraph" w:styleId="Ttulodendicedeautoridades">
    <w:name w:val="toa heading"/>
    <w:basedOn w:val="Ttulo1"/>
    <w:next w:val="Normal"/>
    <w:qFormat/>
    <w:pPr>
      <w:spacing w:line="276" w:lineRule="auto"/>
    </w:pPr>
    <w:rPr>
      <w:rFonts w:ascii="Cambria" w:hAnsi="Cambria" w:cs="Calibri"/>
      <w:color w:val="365F91"/>
    </w:rPr>
  </w:style>
  <w:style w:type="paragraph" w:styleId="Sumrio1">
    <w:name w:val="toc 1"/>
    <w:basedOn w:val="Normal"/>
    <w:next w:val="Normal"/>
    <w:autoRedefine/>
    <w:uiPriority w:val="39"/>
    <w:pPr>
      <w:tabs>
        <w:tab w:val="left" w:pos="851"/>
        <w:tab w:val="right" w:leader="dot" w:pos="9061"/>
      </w:tabs>
      <w:spacing w:before="0" w:after="0"/>
    </w:pPr>
    <w:rPr>
      <w:rFonts w:cs="Times New Roman"/>
      <w:w w:val="0"/>
    </w:rPr>
  </w:style>
  <w:style w:type="paragraph" w:styleId="Textodebalo">
    <w:name w:val="Balloon Text"/>
    <w:basedOn w:val="Normal"/>
    <w:qFormat/>
    <w:pPr>
      <w:spacing w:before="0" w:after="0" w:line="240" w:lineRule="auto"/>
    </w:pPr>
    <w:rPr>
      <w:rFonts w:ascii="Tahoma" w:hAnsi="Tahoma" w:cs="Tahoma"/>
      <w:sz w:val="16"/>
      <w:szCs w:val="16"/>
    </w:rPr>
  </w:style>
  <w:style w:type="paragraph" w:styleId="Sumrio2">
    <w:name w:val="toc 2"/>
    <w:basedOn w:val="Normal"/>
    <w:next w:val="Normal"/>
    <w:autoRedefine/>
    <w:uiPriority w:val="39"/>
    <w:pPr>
      <w:tabs>
        <w:tab w:val="left" w:pos="851"/>
        <w:tab w:val="right" w:leader="dot" w:pos="9061"/>
      </w:tabs>
      <w:spacing w:after="100"/>
    </w:pPr>
  </w:style>
  <w:style w:type="paragraph" w:styleId="Sumrio3">
    <w:name w:val="toc 3"/>
    <w:basedOn w:val="Normal"/>
    <w:next w:val="Normal"/>
    <w:autoRedefine/>
    <w:uiPriority w:val="39"/>
    <w:pPr>
      <w:tabs>
        <w:tab w:val="left" w:pos="851"/>
        <w:tab w:val="right" w:leader="dot" w:pos="9061"/>
      </w:tabs>
      <w:spacing w:after="100"/>
    </w:pPr>
  </w:style>
  <w:style w:type="paragraph" w:styleId="Sumrio4">
    <w:name w:val="toc 4"/>
    <w:basedOn w:val="Normal"/>
    <w:next w:val="Normal"/>
    <w:autoRedefine/>
    <w:pPr>
      <w:tabs>
        <w:tab w:val="left" w:pos="851"/>
        <w:tab w:val="right" w:leader="dot" w:pos="9061"/>
      </w:tabs>
      <w:spacing w:after="100"/>
    </w:pPr>
  </w:style>
  <w:style w:type="paragraph" w:customStyle="1" w:styleId="PargrafodaLista1">
    <w:name w:val="Parágrafo da Lista1"/>
    <w:basedOn w:val="Normal"/>
    <w:qFormat/>
    <w:pPr>
      <w:spacing w:before="0" w:after="200" w:line="276" w:lineRule="auto"/>
      <w:ind w:left="720"/>
      <w:jc w:val="both"/>
    </w:pPr>
    <w:rPr>
      <w:rFonts w:eastAsia="Lucida Sans Unicode" w:cs="font391"/>
      <w:szCs w:val="22"/>
      <w:lang w:eastAsia="ar-SA"/>
    </w:rPr>
  </w:style>
  <w:style w:type="paragraph" w:customStyle="1" w:styleId="Normal1">
    <w:name w:val="Normal1"/>
    <w:qFormat/>
    <w:pPr>
      <w:suppressAutoHyphens/>
    </w:pPr>
    <w:rPr>
      <w:rFonts w:eastAsia="Calibri" w:cs="Times New Roman"/>
      <w:color w:val="000000"/>
      <w:sz w:val="24"/>
      <w:lang w:eastAsia="ar-SA"/>
    </w:rPr>
  </w:style>
  <w:style w:type="paragraph" w:customStyle="1" w:styleId="EstiloPrimeiralinha02cm">
    <w:name w:val="Estilo Primeira linha:  02 cm"/>
    <w:basedOn w:val="Normal"/>
    <w:qFormat/>
    <w:pPr>
      <w:spacing w:before="0" w:after="0"/>
      <w:ind w:firstLine="1134"/>
      <w:jc w:val="both"/>
    </w:pPr>
    <w:rPr>
      <w:rFonts w:ascii="Arial" w:eastAsia="Times New Roman" w:hAnsi="Arial" w:cs="Arial"/>
      <w:szCs w:val="20"/>
      <w:lang w:eastAsia="ar-SA"/>
    </w:rPr>
  </w:style>
  <w:style w:type="paragraph" w:customStyle="1" w:styleId="Tabela">
    <w:name w:val="Tabela"/>
    <w:basedOn w:val="Corpodetexto"/>
    <w:qFormat/>
    <w:pPr>
      <w:keepNext/>
      <w:keepLines/>
      <w:spacing w:before="40" w:after="40" w:line="240" w:lineRule="auto"/>
      <w:ind w:left="360" w:firstLine="900"/>
    </w:pPr>
    <w:rPr>
      <w:rFonts w:eastAsia="Times New Roman" w:cs="Arial"/>
      <w:bCs/>
      <w:lang w:eastAsia="ar-SA"/>
    </w:rPr>
  </w:style>
  <w:style w:type="paragraph" w:styleId="ndicedeilustraes">
    <w:name w:val="table of figures"/>
    <w:basedOn w:val="Normal"/>
    <w:next w:val="Normal"/>
    <w:qFormat/>
    <w:pPr>
      <w:spacing w:before="0" w:after="0"/>
      <w:jc w:val="both"/>
    </w:pPr>
    <w:rPr>
      <w:rFonts w:eastAsia="Times New Roman" w:cs="Times New Roman"/>
      <w:lang w:eastAsia="ar-SA"/>
    </w:rPr>
  </w:style>
  <w:style w:type="paragraph" w:customStyle="1" w:styleId="Legenda1">
    <w:name w:val="Legenda1"/>
    <w:basedOn w:val="Normal"/>
    <w:next w:val="Normal"/>
    <w:qFormat/>
    <w:pPr>
      <w:spacing w:before="0" w:after="0"/>
      <w:jc w:val="both"/>
    </w:pPr>
    <w:rPr>
      <w:rFonts w:eastAsia="Times New Roman" w:cs="Times New Roman"/>
      <w:b/>
      <w:bCs/>
      <w:sz w:val="20"/>
      <w:szCs w:val="20"/>
      <w:lang w:eastAsia="ar-SA"/>
    </w:rPr>
  </w:style>
  <w:style w:type="paragraph" w:styleId="Remissivo1">
    <w:name w:val="index 1"/>
    <w:basedOn w:val="Normal"/>
    <w:next w:val="Normal"/>
    <w:autoRedefine/>
    <w:qFormat/>
    <w:pPr>
      <w:spacing w:before="0" w:after="0" w:line="240" w:lineRule="auto"/>
      <w:ind w:left="240" w:hanging="240"/>
    </w:pPr>
  </w:style>
  <w:style w:type="paragraph" w:styleId="Textodenotadefim">
    <w:name w:val="endnote text"/>
    <w:basedOn w:val="Normal"/>
    <w:qFormat/>
    <w:pPr>
      <w:spacing w:before="0" w:after="0" w:line="240" w:lineRule="auto"/>
    </w:pPr>
    <w:rPr>
      <w:sz w:val="20"/>
      <w:szCs w:val="20"/>
    </w:rPr>
  </w:style>
  <w:style w:type="paragraph" w:styleId="Pr-formataoHTML">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pt-BR"/>
    </w:rPr>
  </w:style>
  <w:style w:type="paragraph" w:styleId="Recuodecorpodetexto">
    <w:name w:val="Body Text Indent"/>
    <w:basedOn w:val="Normal"/>
    <w:pPr>
      <w:spacing w:after="120"/>
      <w:ind w:left="283"/>
    </w:pPr>
  </w:style>
  <w:style w:type="paragraph" w:styleId="Ttulo">
    <w:name w:val="Title"/>
    <w:basedOn w:val="Normal"/>
    <w:qFormat/>
    <w:pPr>
      <w:spacing w:before="0" w:after="0" w:line="240" w:lineRule="auto"/>
      <w:jc w:val="center"/>
    </w:pPr>
    <w:rPr>
      <w:rFonts w:eastAsia="Times New Roman" w:cs="Times New Roman"/>
      <w:b/>
      <w:szCs w:val="20"/>
      <w:lang w:eastAsia="pt-BR"/>
    </w:rPr>
  </w:style>
  <w:style w:type="paragraph" w:customStyle="1" w:styleId="FrameContents">
    <w:name w:val="Frame Contents"/>
    <w:basedOn w:val="Normal"/>
    <w:qFormat/>
  </w:style>
  <w:style w:type="paragraph" w:customStyle="1" w:styleId="TableContents">
    <w:name w:val="Table Contents"/>
    <w:basedOn w:val="Normal"/>
    <w:qFormat/>
  </w:style>
  <w:style w:type="paragraph" w:styleId="Subttulo">
    <w:name w:val="Subtitle"/>
    <w:basedOn w:val="Heading"/>
    <w:qFormat/>
  </w:style>
  <w:style w:type="paragraph" w:customStyle="1" w:styleId="Quotations">
    <w:name w:val="Quotations"/>
    <w:basedOn w:val="Normal"/>
    <w:qFormat/>
  </w:style>
  <w:style w:type="paragraph" w:styleId="CabealhodoSumrio">
    <w:name w:val="TOC Heading"/>
    <w:basedOn w:val="Ttulo1"/>
    <w:next w:val="Normal"/>
    <w:uiPriority w:val="39"/>
    <w:semiHidden/>
    <w:unhideWhenUsed/>
    <w:qFormat/>
    <w:rsid w:val="00B13450"/>
    <w:pPr>
      <w:suppressAutoHyphens w:val="0"/>
      <w:spacing w:line="276" w:lineRule="auto"/>
    </w:pPr>
    <w:rPr>
      <w:rFonts w:asciiTheme="majorHAnsi" w:eastAsiaTheme="majorEastAsia" w:hAnsiTheme="majorHAnsi" w:cstheme="majorBidi"/>
      <w:color w:val="365F91" w:themeColor="accent1" w:themeShade="BF"/>
      <w:sz w:val="28"/>
      <w:szCs w:val="28"/>
      <w:lang w:eastAsia="pt-BR"/>
    </w:rPr>
  </w:style>
  <w:style w:type="paragraph" w:customStyle="1" w:styleId="Normal-Texto">
    <w:name w:val="Normal - Texto"/>
    <w:basedOn w:val="Normal"/>
    <w:qFormat/>
    <w:pPr>
      <w:spacing w:before="0" w:after="0"/>
      <w:ind w:firstLine="1134"/>
      <w:jc w:val="both"/>
    </w:pPr>
    <w:rPr>
      <w:rFonts w:cs="Times New Roman"/>
    </w:rPr>
  </w:style>
  <w:style w:type="table" w:styleId="Tabelacomgrade">
    <w:name w:val="Table Grid"/>
    <w:basedOn w:val="Tabelanormal"/>
    <w:uiPriority w:val="59"/>
    <w:rsid w:val="00E648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FE1B44"/>
    <w:rPr>
      <w:sz w:val="16"/>
      <w:szCs w:val="16"/>
    </w:rPr>
  </w:style>
  <w:style w:type="paragraph" w:styleId="Textodecomentrio">
    <w:name w:val="annotation text"/>
    <w:basedOn w:val="Normal"/>
    <w:link w:val="TextodecomentrioChar"/>
    <w:uiPriority w:val="99"/>
    <w:semiHidden/>
    <w:unhideWhenUsed/>
    <w:rsid w:val="00FE1B4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E1B44"/>
    <w:rPr>
      <w:color w:val="00000A"/>
      <w:szCs w:val="20"/>
    </w:rPr>
  </w:style>
  <w:style w:type="paragraph" w:styleId="Assuntodocomentrio">
    <w:name w:val="annotation subject"/>
    <w:basedOn w:val="Textodecomentrio"/>
    <w:next w:val="Textodecomentrio"/>
    <w:link w:val="AssuntodocomentrioChar"/>
    <w:uiPriority w:val="99"/>
    <w:semiHidden/>
    <w:unhideWhenUsed/>
    <w:rsid w:val="00FE1B44"/>
    <w:rPr>
      <w:b/>
      <w:bCs/>
    </w:rPr>
  </w:style>
  <w:style w:type="character" w:customStyle="1" w:styleId="AssuntodocomentrioChar">
    <w:name w:val="Assunto do comentário Char"/>
    <w:basedOn w:val="TextodecomentrioChar"/>
    <w:link w:val="Assuntodocomentrio"/>
    <w:uiPriority w:val="99"/>
    <w:semiHidden/>
    <w:rsid w:val="00FE1B44"/>
    <w:rPr>
      <w:b/>
      <w:bCs/>
      <w:color w:val="00000A"/>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Droid Sans Fallback" w:hAnsi="Times New Roman" w:cs="Calibri"/>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before="240" w:after="240" w:line="360" w:lineRule="auto"/>
    </w:pPr>
    <w:rPr>
      <w:color w:val="00000A"/>
      <w:sz w:val="24"/>
    </w:rPr>
  </w:style>
  <w:style w:type="paragraph" w:styleId="Ttulo1">
    <w:name w:val="heading 1"/>
    <w:basedOn w:val="Normal"/>
    <w:next w:val="Normal"/>
    <w:qFormat/>
    <w:pPr>
      <w:keepNext/>
      <w:keepLines/>
      <w:spacing w:before="480" w:after="0"/>
      <w:outlineLvl w:val="0"/>
    </w:pPr>
    <w:rPr>
      <w:rFonts w:cs="Times New Roman"/>
      <w:b/>
      <w:bCs/>
    </w:rPr>
  </w:style>
  <w:style w:type="paragraph" w:styleId="Ttulo2">
    <w:name w:val="heading 2"/>
    <w:basedOn w:val="Normal"/>
    <w:next w:val="Normal"/>
    <w:qFormat/>
    <w:pPr>
      <w:keepNext/>
      <w:keepLines/>
      <w:spacing w:before="0" w:after="0"/>
      <w:outlineLvl w:val="1"/>
    </w:pPr>
    <w:rPr>
      <w:rFonts w:cs="Times New Roman"/>
      <w:b/>
      <w:bCs/>
    </w:rPr>
  </w:style>
  <w:style w:type="paragraph" w:styleId="Ttulo3">
    <w:name w:val="heading 3"/>
    <w:basedOn w:val="Normal"/>
    <w:next w:val="Normal"/>
    <w:qFormat/>
    <w:pPr>
      <w:keepNext/>
      <w:keepLines/>
      <w:spacing w:before="200" w:after="0"/>
      <w:outlineLvl w:val="2"/>
    </w:pPr>
    <w:rPr>
      <w:rFonts w:cs="Times New Roman"/>
      <w:b/>
      <w:bCs/>
      <w:i/>
    </w:rPr>
  </w:style>
  <w:style w:type="paragraph" w:styleId="Ttulo4">
    <w:name w:val="heading 4"/>
    <w:basedOn w:val="Normal"/>
    <w:next w:val="Normal"/>
    <w:qFormat/>
    <w:pPr>
      <w:keepNext/>
      <w:keepLines/>
      <w:spacing w:before="200" w:after="0"/>
      <w:outlineLvl w:val="3"/>
    </w:pPr>
    <w:rPr>
      <w:rFonts w:cs="Times New Roman"/>
      <w:b/>
      <w:bCs/>
      <w:i/>
      <w:iCs/>
      <w:u w:val="single"/>
    </w:rPr>
  </w:style>
  <w:style w:type="paragraph" w:styleId="Ttulo5">
    <w:name w:val="heading 5"/>
    <w:basedOn w:val="Normal"/>
    <w:next w:val="Normal"/>
    <w:qFormat/>
    <w:pPr>
      <w:keepNext/>
      <w:keepLines/>
      <w:spacing w:before="200" w:after="0"/>
      <w:outlineLvl w:val="4"/>
    </w:pPr>
    <w:rPr>
      <w:rFonts w:ascii="Cambria" w:hAnsi="Cambria"/>
      <w:color w:val="243F60"/>
    </w:rPr>
  </w:style>
  <w:style w:type="paragraph" w:styleId="Ttulo6">
    <w:name w:val="heading 6"/>
    <w:basedOn w:val="Normal"/>
    <w:next w:val="Normal"/>
    <w:qFormat/>
    <w:pPr>
      <w:keepNext/>
      <w:keepLines/>
      <w:spacing w:before="200" w:after="0"/>
      <w:outlineLvl w:val="5"/>
    </w:pPr>
    <w:rPr>
      <w:rFonts w:ascii="Cambria" w:hAnsi="Cambria"/>
      <w:i/>
      <w:iCs/>
      <w:color w:val="243F60"/>
    </w:rPr>
  </w:style>
  <w:style w:type="paragraph" w:styleId="Ttulo7">
    <w:name w:val="heading 7"/>
    <w:basedOn w:val="Normal"/>
    <w:next w:val="Normal"/>
    <w:qFormat/>
    <w:pPr>
      <w:keepNext/>
      <w:keepLines/>
      <w:spacing w:before="200" w:after="0"/>
      <w:outlineLvl w:val="6"/>
    </w:pPr>
    <w:rPr>
      <w:rFonts w:ascii="Cambria" w:hAnsi="Cambria"/>
      <w:i/>
      <w:iCs/>
      <w:color w:val="404040"/>
    </w:rPr>
  </w:style>
  <w:style w:type="paragraph" w:styleId="Ttulo8">
    <w:name w:val="heading 8"/>
    <w:basedOn w:val="Normal"/>
    <w:next w:val="Normal"/>
    <w:qFormat/>
    <w:pPr>
      <w:keepNext/>
      <w:keepLines/>
      <w:spacing w:before="200" w:after="0"/>
      <w:outlineLvl w:val="7"/>
    </w:pPr>
    <w:rPr>
      <w:rFonts w:ascii="Cambria" w:hAnsi="Cambria"/>
      <w:color w:val="404040"/>
      <w:sz w:val="20"/>
    </w:rPr>
  </w:style>
  <w:style w:type="paragraph" w:styleId="Ttulo9">
    <w:name w:val="heading 9"/>
    <w:basedOn w:val="Normal"/>
    <w:next w:val="Normal"/>
    <w:qFormat/>
    <w:pPr>
      <w:keepNext/>
      <w:keepLines/>
      <w:spacing w:before="200" w:after="0"/>
      <w:outlineLvl w:val="8"/>
    </w:pPr>
    <w:rPr>
      <w:rFonts w:ascii="Cambria" w:hAnsi="Cambria"/>
      <w:i/>
      <w:iCs/>
      <w:color w:val="404040"/>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qFormat/>
  </w:style>
  <w:style w:type="character" w:customStyle="1" w:styleId="RodapChar">
    <w:name w:val="Rodapé Char"/>
    <w:basedOn w:val="Fontepargpadro"/>
    <w:qFormat/>
  </w:style>
  <w:style w:type="character" w:customStyle="1" w:styleId="Ttulo1Char">
    <w:name w:val="Título 1 Char"/>
    <w:basedOn w:val="Fontepargpadro"/>
    <w:qFormat/>
    <w:rPr>
      <w:rFonts w:cs="Times New Roman"/>
      <w:b/>
      <w:bCs/>
      <w:szCs w:val="24"/>
    </w:rPr>
  </w:style>
  <w:style w:type="character" w:customStyle="1" w:styleId="Ttulo2Char">
    <w:name w:val="Título 2 Char"/>
    <w:basedOn w:val="Fontepargpadro"/>
    <w:qFormat/>
    <w:rPr>
      <w:rFonts w:cs="Times New Roman"/>
      <w:b/>
      <w:bCs/>
    </w:rPr>
  </w:style>
  <w:style w:type="character" w:customStyle="1" w:styleId="Ttulo3Char">
    <w:name w:val="Título 3 Char"/>
    <w:basedOn w:val="Fontepargpadro"/>
    <w:qFormat/>
    <w:rPr>
      <w:rFonts w:cs="Times New Roman"/>
      <w:b/>
      <w:bCs/>
      <w:i/>
    </w:rPr>
  </w:style>
  <w:style w:type="character" w:customStyle="1" w:styleId="Ttulo4Char">
    <w:name w:val="Título 4 Char"/>
    <w:basedOn w:val="Fontepargpadro"/>
    <w:qFormat/>
    <w:rPr>
      <w:rFonts w:cs="Times New Roman"/>
      <w:b/>
      <w:bCs/>
      <w:i/>
      <w:iCs/>
      <w:u w:val="single"/>
    </w:rPr>
  </w:style>
  <w:style w:type="character" w:customStyle="1" w:styleId="Ttulo5Char">
    <w:name w:val="Título 5 Char"/>
    <w:basedOn w:val="Fontepargpadro"/>
    <w:qFormat/>
    <w:rPr>
      <w:rFonts w:ascii="Cambria" w:hAnsi="Cambria" w:cs="Calibri"/>
      <w:color w:val="243F60"/>
    </w:rPr>
  </w:style>
  <w:style w:type="character" w:customStyle="1" w:styleId="Ttulo6Char">
    <w:name w:val="Título 6 Char"/>
    <w:basedOn w:val="Fontepargpadro"/>
    <w:qFormat/>
    <w:rPr>
      <w:rFonts w:ascii="Cambria" w:hAnsi="Cambria" w:cs="Calibri"/>
      <w:i/>
      <w:iCs/>
      <w:color w:val="243F60"/>
    </w:rPr>
  </w:style>
  <w:style w:type="character" w:customStyle="1" w:styleId="Ttulo7Char">
    <w:name w:val="Título 7 Char"/>
    <w:basedOn w:val="Fontepargpadro"/>
    <w:qFormat/>
    <w:rPr>
      <w:rFonts w:ascii="Cambria" w:hAnsi="Cambria" w:cs="Calibri"/>
      <w:i/>
      <w:iCs/>
      <w:color w:val="404040"/>
    </w:rPr>
  </w:style>
  <w:style w:type="character" w:customStyle="1" w:styleId="Ttulo8Char">
    <w:name w:val="Título 8 Char"/>
    <w:basedOn w:val="Fontepargpadro"/>
    <w:qFormat/>
    <w:rPr>
      <w:rFonts w:ascii="Cambria" w:hAnsi="Cambria" w:cs="Calibri"/>
      <w:color w:val="404040"/>
      <w:sz w:val="20"/>
    </w:rPr>
  </w:style>
  <w:style w:type="character" w:customStyle="1" w:styleId="Ttulo9Char">
    <w:name w:val="Título 9 Char"/>
    <w:basedOn w:val="Fontepargpadro"/>
    <w:qFormat/>
    <w:rPr>
      <w:rFonts w:ascii="Cambria" w:hAnsi="Cambria" w:cs="Calibri"/>
      <w:i/>
      <w:iCs/>
      <w:color w:val="404040"/>
      <w:sz w:val="20"/>
    </w:rPr>
  </w:style>
  <w:style w:type="character" w:customStyle="1" w:styleId="InternetLink">
    <w:name w:val="Internet Link"/>
    <w:basedOn w:val="Fontepargpadro"/>
    <w:uiPriority w:val="99"/>
    <w:unhideWhenUsed/>
    <w:rsid w:val="00B13450"/>
    <w:rPr>
      <w:color w:val="0000FF" w:themeColor="hyperlink"/>
      <w:u w:val="single"/>
    </w:rPr>
  </w:style>
  <w:style w:type="character" w:customStyle="1" w:styleId="TextodebaloChar">
    <w:name w:val="Texto de balão Char"/>
    <w:basedOn w:val="Fontepargpadro"/>
    <w:qFormat/>
    <w:rPr>
      <w:rFonts w:ascii="Tahoma" w:hAnsi="Tahoma" w:cs="Tahoma"/>
      <w:sz w:val="16"/>
      <w:szCs w:val="16"/>
    </w:rPr>
  </w:style>
  <w:style w:type="character" w:styleId="nfase">
    <w:name w:val="Emphasis"/>
    <w:qFormat/>
    <w:rPr>
      <w:i/>
      <w:iCs/>
    </w:rPr>
  </w:style>
  <w:style w:type="character" w:customStyle="1" w:styleId="CorpodetextoChar">
    <w:name w:val="Corpo de texto Char"/>
    <w:basedOn w:val="Fontepargpadro"/>
    <w:qFormat/>
  </w:style>
  <w:style w:type="character" w:customStyle="1" w:styleId="TextodenotadefimChar">
    <w:name w:val="Texto de nota de fim Char"/>
    <w:basedOn w:val="Fontepargpadro"/>
    <w:qFormat/>
    <w:rPr>
      <w:sz w:val="20"/>
      <w:szCs w:val="20"/>
    </w:rPr>
  </w:style>
  <w:style w:type="character" w:styleId="Refdenotadefim">
    <w:name w:val="endnote reference"/>
    <w:basedOn w:val="Fontepargpadro"/>
    <w:qFormat/>
    <w:rPr>
      <w:vertAlign w:val="superscript"/>
    </w:rPr>
  </w:style>
  <w:style w:type="character" w:customStyle="1" w:styleId="st">
    <w:name w:val="st"/>
    <w:qFormat/>
  </w:style>
  <w:style w:type="character" w:customStyle="1" w:styleId="Pr-formataoHTMLChar">
    <w:name w:val="Pré-formatação HTML Char"/>
    <w:basedOn w:val="Fontepargpadro"/>
    <w:qFormat/>
    <w:rPr>
      <w:rFonts w:ascii="Courier New" w:eastAsia="Times New Roman" w:hAnsi="Courier New" w:cs="Courier New"/>
      <w:sz w:val="20"/>
      <w:szCs w:val="20"/>
      <w:lang w:eastAsia="pt-BR"/>
    </w:rPr>
  </w:style>
  <w:style w:type="character" w:customStyle="1" w:styleId="RecuodecorpodetextoChar">
    <w:name w:val="Recuo de corpo de texto Char"/>
    <w:basedOn w:val="Fontepargpadro"/>
    <w:qFormat/>
  </w:style>
  <w:style w:type="character" w:customStyle="1" w:styleId="TtuloChar">
    <w:name w:val="Título Char"/>
    <w:basedOn w:val="Fontepargpadro"/>
    <w:qFormat/>
    <w:rPr>
      <w:rFonts w:eastAsia="Times New Roman" w:cs="Times New Roman"/>
      <w:b/>
      <w:szCs w:val="20"/>
      <w:lang w:eastAsia="pt-BR"/>
    </w:rPr>
  </w:style>
  <w:style w:type="character" w:customStyle="1" w:styleId="ListLabel1">
    <w:name w:val="ListLabel 1"/>
    <w:qFormat/>
    <w:rPr>
      <w:rFonts w:cs="Times New Roman"/>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
    <w:name w:val="ListLabel 2"/>
    <w:qFormat/>
    <w:rPr>
      <w:rFonts w:cs="Symbol"/>
    </w:rPr>
  </w:style>
  <w:style w:type="character" w:customStyle="1" w:styleId="ListLabel3">
    <w:name w:val="ListLabel 3"/>
    <w:qFormat/>
    <w:rPr>
      <w:rFonts w:cs="Courier New"/>
    </w:rPr>
  </w:style>
  <w:style w:type="character" w:customStyle="1" w:styleId="ListLabel4">
    <w:name w:val="ListLabel 4"/>
    <w:qFormat/>
    <w:rPr>
      <w:rFonts w:cs="OpenSymbol"/>
    </w:rPr>
  </w:style>
  <w:style w:type="character" w:customStyle="1" w:styleId="ListLabel5">
    <w:name w:val="ListLabel 5"/>
    <w:qFormat/>
    <w:rPr>
      <w:i w:val="0"/>
    </w:rPr>
  </w:style>
  <w:style w:type="character" w:customStyle="1" w:styleId="ListLabel6">
    <w:name w:val="ListLabel 6"/>
    <w:qFormat/>
    <w:rPr>
      <w:rFonts w:eastAsia="Times New Roman" w:cs="Times New Roman"/>
    </w:rPr>
  </w:style>
  <w:style w:type="character" w:customStyle="1" w:styleId="ListLabel7">
    <w:name w:val="ListLabel 7"/>
    <w:qFormat/>
    <w:rPr>
      <w:b/>
    </w:rPr>
  </w:style>
  <w:style w:type="character" w:customStyle="1" w:styleId="ListLabel8">
    <w:name w:val="ListLabel 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OpenSymbol"/>
    </w:rPr>
  </w:style>
  <w:style w:type="character" w:customStyle="1" w:styleId="ListLabel13">
    <w:name w:val="ListLabel 13"/>
    <w:qFormat/>
    <w:rPr>
      <w:rFonts w:cs="Wingdings 2"/>
    </w:rPr>
  </w:style>
  <w:style w:type="character" w:customStyle="1" w:styleId="ListLabel14">
    <w:name w:val="ListLabel 14"/>
    <w:qFormat/>
    <w:rPr>
      <w:i w:val="0"/>
    </w:rPr>
  </w:style>
  <w:style w:type="character" w:customStyle="1" w:styleId="ListLabel15">
    <w:name w:val="ListLabel 15"/>
    <w:qFormat/>
    <w:rPr>
      <w:b/>
    </w:rPr>
  </w:style>
  <w:style w:type="character" w:customStyle="1" w:styleId="ListLabel16">
    <w:name w:val="ListLabel 1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OpenSymbol"/>
    </w:rPr>
  </w:style>
  <w:style w:type="character" w:customStyle="1" w:styleId="ListLabel21">
    <w:name w:val="ListLabel 21"/>
    <w:qFormat/>
    <w:rPr>
      <w:rFonts w:cs="Wingdings 2"/>
    </w:rPr>
  </w:style>
  <w:style w:type="character" w:customStyle="1" w:styleId="ListLabel22">
    <w:name w:val="ListLabel 22"/>
    <w:qFormat/>
    <w:rPr>
      <w:i w:val="0"/>
    </w:rPr>
  </w:style>
  <w:style w:type="character" w:customStyle="1" w:styleId="ListLabel23">
    <w:name w:val="ListLabel 23"/>
    <w:qFormat/>
    <w:rPr>
      <w:b/>
    </w:rPr>
  </w:style>
  <w:style w:type="character" w:customStyle="1" w:styleId="ListLabel24">
    <w:name w:val="ListLabel 2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OpenSymbol"/>
    </w:rPr>
  </w:style>
  <w:style w:type="character" w:customStyle="1" w:styleId="ListLabel29">
    <w:name w:val="ListLabel 29"/>
    <w:qFormat/>
    <w:rPr>
      <w:rFonts w:cs="Wingdings 2"/>
    </w:rPr>
  </w:style>
  <w:style w:type="character" w:customStyle="1" w:styleId="ListLabel30">
    <w:name w:val="ListLabel 30"/>
    <w:qFormat/>
    <w:rPr>
      <w:i w:val="0"/>
    </w:rPr>
  </w:style>
  <w:style w:type="character" w:customStyle="1" w:styleId="ListLabel31">
    <w:name w:val="ListLabel 31"/>
    <w:qFormat/>
    <w:rPr>
      <w:b/>
    </w:rPr>
  </w:style>
  <w:style w:type="character" w:customStyle="1" w:styleId="ListLabel32">
    <w:name w:val="ListLabel 3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OpenSymbol"/>
    </w:rPr>
  </w:style>
  <w:style w:type="character" w:customStyle="1" w:styleId="ListLabel37">
    <w:name w:val="ListLabel 37"/>
    <w:qFormat/>
    <w:rPr>
      <w:rFonts w:cs="Wingdings 2"/>
    </w:rPr>
  </w:style>
  <w:style w:type="character" w:customStyle="1" w:styleId="ListLabel38">
    <w:name w:val="ListLabel 38"/>
    <w:qFormat/>
    <w:rPr>
      <w:i w:val="0"/>
    </w:rPr>
  </w:style>
  <w:style w:type="character" w:customStyle="1" w:styleId="ListLabel39">
    <w:name w:val="ListLabel 39"/>
    <w:qFormat/>
    <w:rPr>
      <w:b/>
    </w:rPr>
  </w:style>
  <w:style w:type="character" w:customStyle="1" w:styleId="Bullets">
    <w:name w:val="Bullets"/>
    <w:qFormat/>
    <w:rPr>
      <w:rFonts w:ascii="OpenSymbol" w:eastAsia="OpenSymbol" w:hAnsi="OpenSymbol" w:cs="OpenSymbol"/>
    </w:rPr>
  </w:style>
  <w:style w:type="character" w:customStyle="1" w:styleId="ListLabel40">
    <w:name w:val="ListLabel 4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i w:val="0"/>
    </w:rPr>
  </w:style>
  <w:style w:type="character" w:customStyle="1" w:styleId="ListLabel45">
    <w:name w:val="ListLabel 45"/>
    <w:qFormat/>
    <w:rPr>
      <w:b/>
    </w:rPr>
  </w:style>
  <w:style w:type="character" w:customStyle="1" w:styleId="ListLabel46">
    <w:name w:val="ListLabel 46"/>
    <w:qFormat/>
    <w:rPr>
      <w:rFonts w:cs="OpenSymbol"/>
    </w:rPr>
  </w:style>
  <w:style w:type="character" w:customStyle="1" w:styleId="IndexLink">
    <w:name w:val="Index Link"/>
    <w:qFormat/>
  </w:style>
  <w:style w:type="character" w:customStyle="1" w:styleId="ListLabel47">
    <w:name w:val="ListLabel 4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8">
    <w:name w:val="ListLabel 4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9">
    <w:name w:val="ListLabel 4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50">
    <w:name w:val="ListLabel 5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51">
    <w:name w:val="ListLabel 51"/>
    <w:qFormat/>
    <w:rPr>
      <w:rFonts w:cs="Symbol"/>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i w:val="0"/>
    </w:rPr>
  </w:style>
  <w:style w:type="character" w:customStyle="1" w:styleId="ListLabel62">
    <w:name w:val="ListLabel 62"/>
    <w:qFormat/>
    <w:rPr>
      <w:b/>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3">
    <w:name w:val="ListLabel 7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4">
    <w:name w:val="ListLabel 7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5">
    <w:name w:val="ListLabel 7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6">
    <w:name w:val="ListLabel 76"/>
    <w:qFormat/>
    <w:rPr>
      <w:rFonts w:cs="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5">
    <w:name w:val="ListLabel 9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6">
    <w:name w:val="ListLabel 9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7">
    <w:name w:val="ListLabel 9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8">
    <w:name w:val="ListLabel 98"/>
    <w:qFormat/>
    <w:rPr>
      <w:rFonts w:cs="Symbol"/>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i w:val="0"/>
    </w:rPr>
  </w:style>
  <w:style w:type="character" w:customStyle="1" w:styleId="ListLabel109">
    <w:name w:val="ListLabel 109"/>
    <w:qFormat/>
    <w:rPr>
      <w:b/>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0">
    <w:name w:val="ListLabel 12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1">
    <w:name w:val="ListLabel 12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2">
    <w:name w:val="ListLabel 12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3">
    <w:name w:val="ListLabel 123"/>
    <w:qFormat/>
    <w:rPr>
      <w:rFonts w:cs="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2">
    <w:name w:val="ListLabel 14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3">
    <w:name w:val="ListLabel 14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4">
    <w:name w:val="ListLabel 14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5">
    <w:name w:val="ListLabel 145"/>
    <w:qFormat/>
    <w:rPr>
      <w:rFonts w:cs="Symbol"/>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i w:val="0"/>
    </w:rPr>
  </w:style>
  <w:style w:type="character" w:customStyle="1" w:styleId="ListLabel156">
    <w:name w:val="ListLabel 15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7">
    <w:name w:val="ListLabel 15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8">
    <w:name w:val="ListLabel 15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9">
    <w:name w:val="ListLabel 15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60">
    <w:name w:val="ListLabel 160"/>
    <w:qFormat/>
    <w:rPr>
      <w:rFonts w:cs="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88">
    <w:name w:val="ListLabel 18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89">
    <w:name w:val="ListLabel 18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90">
    <w:name w:val="ListLabel 19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91">
    <w:name w:val="ListLabel 191"/>
    <w:qFormat/>
    <w:rPr>
      <w:rFonts w:cs="Symbol"/>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cs="Symbol"/>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i w:val="0"/>
    </w:rPr>
  </w:style>
  <w:style w:type="character" w:customStyle="1" w:styleId="ListLabel202">
    <w:name w:val="ListLabel 20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3">
    <w:name w:val="ListLabel 20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4">
    <w:name w:val="ListLabel 20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5">
    <w:name w:val="ListLabel 20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6">
    <w:name w:val="ListLabel 206"/>
    <w:qFormat/>
    <w:rPr>
      <w:rFonts w:cs="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rPr>
  </w:style>
  <w:style w:type="character" w:customStyle="1" w:styleId="ListLabel240">
    <w:name w:val="ListLabel 240"/>
    <w:qFormat/>
    <w:rPr>
      <w:rFonts w:cs="Courier New"/>
    </w:rPr>
  </w:style>
  <w:style w:type="character" w:customStyle="1" w:styleId="ListLabel241">
    <w:name w:val="ListLabel 241"/>
    <w:qFormat/>
    <w:rPr>
      <w:rFonts w:cs="Courier New"/>
    </w:rPr>
  </w:style>
  <w:style w:type="character" w:customStyle="1" w:styleId="ListLabel242">
    <w:name w:val="ListLabel 24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3">
    <w:name w:val="ListLabel 24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4">
    <w:name w:val="ListLabel 24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5">
    <w:name w:val="ListLabel 24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6">
    <w:name w:val="ListLabel 246"/>
    <w:qFormat/>
    <w:rPr>
      <w:rFonts w:cs="Symbol"/>
    </w:rPr>
  </w:style>
  <w:style w:type="character" w:customStyle="1" w:styleId="ListLabel247">
    <w:name w:val="ListLabel 247"/>
    <w:qFormat/>
    <w:rPr>
      <w:rFonts w:cs="Symbol"/>
    </w:rPr>
  </w:style>
  <w:style w:type="character" w:customStyle="1" w:styleId="ListLabel248">
    <w:name w:val="ListLabel 248"/>
    <w:qFormat/>
    <w:rPr>
      <w:rFonts w:cs="Courier New"/>
    </w:rPr>
  </w:style>
  <w:style w:type="character" w:customStyle="1" w:styleId="ListLabel249">
    <w:name w:val="ListLabel 249"/>
    <w:qFormat/>
    <w:rPr>
      <w:rFonts w:cs="Wingdings"/>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7">
    <w:name w:val="ListLabel 25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8">
    <w:name w:val="ListLabel 25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9">
    <w:name w:val="ListLabel 25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60">
    <w:name w:val="ListLabel 260"/>
    <w:qFormat/>
    <w:rPr>
      <w:rFonts w:cs="Symbol"/>
    </w:rPr>
  </w:style>
  <w:style w:type="character" w:customStyle="1" w:styleId="ListLabel261">
    <w:name w:val="ListLabel 261"/>
    <w:qFormat/>
    <w:rPr>
      <w:rFonts w:cs="OpenSymbol"/>
    </w:rPr>
  </w:style>
  <w:style w:type="character" w:customStyle="1" w:styleId="ListLabel262">
    <w:name w:val="ListLabel 262"/>
    <w:qFormat/>
    <w:rPr>
      <w:rFonts w:cs="OpenSymbol"/>
    </w:rPr>
  </w:style>
  <w:style w:type="character" w:customStyle="1" w:styleId="ListLabel263">
    <w:name w:val="ListLabel 263"/>
    <w:qFormat/>
    <w:rPr>
      <w:rFonts w:cs="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Symbol"/>
    </w:rPr>
  </w:style>
  <w:style w:type="character" w:customStyle="1" w:styleId="ListLabel270">
    <w:name w:val="ListLabel 270"/>
    <w:qFormat/>
    <w:rPr>
      <w:rFonts w:cs="OpenSymbol"/>
    </w:rPr>
  </w:style>
  <w:style w:type="character" w:customStyle="1" w:styleId="ListLabel271">
    <w:name w:val="ListLabel 271"/>
    <w:qFormat/>
    <w:rPr>
      <w:rFonts w:cs="OpenSymbol"/>
    </w:rPr>
  </w:style>
  <w:style w:type="character" w:customStyle="1" w:styleId="ListLabel272">
    <w:name w:val="ListLabel 272"/>
    <w:qFormat/>
    <w:rPr>
      <w:rFonts w:cs="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Symbol"/>
      <w:sz w:val="23"/>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rPr>
  </w:style>
  <w:style w:type="character" w:customStyle="1" w:styleId="ListLabel294">
    <w:name w:val="ListLabel 294"/>
    <w:qFormat/>
    <w:rPr>
      <w:rFonts w:cs="Courier New"/>
    </w:rPr>
  </w:style>
  <w:style w:type="character" w:customStyle="1" w:styleId="ListLabel295">
    <w:name w:val="ListLabel 295"/>
    <w:qFormat/>
    <w:rPr>
      <w:rFonts w:cs="Wingdings"/>
    </w:rPr>
  </w:style>
  <w:style w:type="character" w:customStyle="1" w:styleId="ListLabel296">
    <w:name w:val="ListLabel 296"/>
    <w:qFormat/>
    <w:rPr>
      <w:rFonts w:cs="Symbol"/>
      <w:sz w:val="23"/>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5">
    <w:name w:val="ListLabel 31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6">
    <w:name w:val="ListLabel 31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7">
    <w:name w:val="ListLabel 31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8">
    <w:name w:val="ListLabel 318"/>
    <w:qFormat/>
    <w:rPr>
      <w:rFonts w:cs="Symbol"/>
    </w:rPr>
  </w:style>
  <w:style w:type="character" w:customStyle="1" w:styleId="ListLabel319">
    <w:name w:val="ListLabel 319"/>
    <w:qFormat/>
    <w:rPr>
      <w:rFonts w:cs="Symbol"/>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29">
    <w:name w:val="ListLabel 32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0">
    <w:name w:val="ListLabel 33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1">
    <w:name w:val="ListLabel 33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2">
    <w:name w:val="ListLabel 332"/>
    <w:qFormat/>
    <w:rPr>
      <w:rFonts w:cs="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Symbol"/>
      <w:sz w:val="23"/>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Symbol"/>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sz w:val="23"/>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paragraph" w:customStyle="1" w:styleId="Heading">
    <w:name w:val="Heading"/>
    <w:basedOn w:val="Normal"/>
    <w:next w:val="Corpodetexto"/>
    <w:qFormat/>
    <w:pPr>
      <w:keepNext/>
      <w:spacing w:after="120"/>
    </w:pPr>
    <w:rPr>
      <w:rFonts w:ascii="Liberation Sans" w:hAnsi="Liberation Sans" w:cs="FreeSans"/>
      <w:sz w:val="28"/>
      <w:szCs w:val="28"/>
    </w:rPr>
  </w:style>
  <w:style w:type="paragraph" w:styleId="Corpodetexto">
    <w:name w:val="Body Text"/>
    <w:basedOn w:val="Normal"/>
    <w:pPr>
      <w:spacing w:after="120" w:line="288" w:lineRule="auto"/>
    </w:pPr>
  </w:style>
  <w:style w:type="paragraph" w:styleId="Lista">
    <w:name w:val="List"/>
    <w:basedOn w:val="Corpodetexto"/>
    <w:rPr>
      <w:rFonts w:cs="FreeSans"/>
    </w:rPr>
  </w:style>
  <w:style w:type="paragraph" w:styleId="Legenda">
    <w:name w:val="caption"/>
    <w:basedOn w:val="Normal"/>
    <w:next w:val="Normal"/>
    <w:qFormat/>
    <w:pPr>
      <w:spacing w:before="0" w:after="200" w:line="240" w:lineRule="auto"/>
    </w:pPr>
    <w:rPr>
      <w:b/>
      <w:bCs/>
      <w:color w:val="4F81BD"/>
      <w:sz w:val="18"/>
      <w:szCs w:val="18"/>
    </w:rPr>
  </w:style>
  <w:style w:type="paragraph" w:customStyle="1" w:styleId="Index">
    <w:name w:val="Index"/>
    <w:basedOn w:val="Normal"/>
    <w:qFormat/>
    <w:pPr>
      <w:suppressLineNumbers/>
    </w:pPr>
    <w:rPr>
      <w:rFonts w:cs="FreeSans"/>
    </w:rPr>
  </w:style>
  <w:style w:type="paragraph" w:styleId="Cabealho">
    <w:name w:val="header"/>
    <w:basedOn w:val="Normal"/>
    <w:pPr>
      <w:tabs>
        <w:tab w:val="center" w:pos="4252"/>
        <w:tab w:val="right" w:pos="8504"/>
      </w:tabs>
      <w:spacing w:before="0" w:after="0" w:line="240" w:lineRule="auto"/>
    </w:pPr>
  </w:style>
  <w:style w:type="paragraph" w:styleId="Rodap">
    <w:name w:val="footer"/>
    <w:basedOn w:val="Normal"/>
    <w:pPr>
      <w:tabs>
        <w:tab w:val="center" w:pos="4252"/>
        <w:tab w:val="right" w:pos="8504"/>
      </w:tabs>
      <w:spacing w:before="0" w:after="0" w:line="240" w:lineRule="auto"/>
    </w:pPr>
  </w:style>
  <w:style w:type="paragraph" w:styleId="PargrafodaLista">
    <w:name w:val="List Paragraph"/>
    <w:basedOn w:val="Normal"/>
    <w:qFormat/>
    <w:pPr>
      <w:ind w:left="720"/>
      <w:contextualSpacing/>
    </w:pPr>
  </w:style>
  <w:style w:type="paragraph" w:styleId="Ttulodendicedeautoridades">
    <w:name w:val="toa heading"/>
    <w:basedOn w:val="Ttulo1"/>
    <w:next w:val="Normal"/>
    <w:qFormat/>
    <w:pPr>
      <w:spacing w:line="276" w:lineRule="auto"/>
    </w:pPr>
    <w:rPr>
      <w:rFonts w:ascii="Cambria" w:hAnsi="Cambria" w:cs="Calibri"/>
      <w:color w:val="365F91"/>
    </w:rPr>
  </w:style>
  <w:style w:type="paragraph" w:styleId="Sumrio1">
    <w:name w:val="toc 1"/>
    <w:basedOn w:val="Normal"/>
    <w:next w:val="Normal"/>
    <w:autoRedefine/>
    <w:uiPriority w:val="39"/>
    <w:pPr>
      <w:tabs>
        <w:tab w:val="left" w:pos="851"/>
        <w:tab w:val="right" w:leader="dot" w:pos="9061"/>
      </w:tabs>
      <w:spacing w:before="0" w:after="0"/>
    </w:pPr>
    <w:rPr>
      <w:rFonts w:cs="Times New Roman"/>
      <w:w w:val="0"/>
    </w:rPr>
  </w:style>
  <w:style w:type="paragraph" w:styleId="Textodebalo">
    <w:name w:val="Balloon Text"/>
    <w:basedOn w:val="Normal"/>
    <w:qFormat/>
    <w:pPr>
      <w:spacing w:before="0" w:after="0" w:line="240" w:lineRule="auto"/>
    </w:pPr>
    <w:rPr>
      <w:rFonts w:ascii="Tahoma" w:hAnsi="Tahoma" w:cs="Tahoma"/>
      <w:sz w:val="16"/>
      <w:szCs w:val="16"/>
    </w:rPr>
  </w:style>
  <w:style w:type="paragraph" w:styleId="Sumrio2">
    <w:name w:val="toc 2"/>
    <w:basedOn w:val="Normal"/>
    <w:next w:val="Normal"/>
    <w:autoRedefine/>
    <w:uiPriority w:val="39"/>
    <w:pPr>
      <w:tabs>
        <w:tab w:val="left" w:pos="851"/>
        <w:tab w:val="right" w:leader="dot" w:pos="9061"/>
      </w:tabs>
      <w:spacing w:after="100"/>
    </w:pPr>
  </w:style>
  <w:style w:type="paragraph" w:styleId="Sumrio3">
    <w:name w:val="toc 3"/>
    <w:basedOn w:val="Normal"/>
    <w:next w:val="Normal"/>
    <w:autoRedefine/>
    <w:uiPriority w:val="39"/>
    <w:pPr>
      <w:tabs>
        <w:tab w:val="left" w:pos="851"/>
        <w:tab w:val="right" w:leader="dot" w:pos="9061"/>
      </w:tabs>
      <w:spacing w:after="100"/>
    </w:pPr>
  </w:style>
  <w:style w:type="paragraph" w:styleId="Sumrio4">
    <w:name w:val="toc 4"/>
    <w:basedOn w:val="Normal"/>
    <w:next w:val="Normal"/>
    <w:autoRedefine/>
    <w:pPr>
      <w:tabs>
        <w:tab w:val="left" w:pos="851"/>
        <w:tab w:val="right" w:leader="dot" w:pos="9061"/>
      </w:tabs>
      <w:spacing w:after="100"/>
    </w:pPr>
  </w:style>
  <w:style w:type="paragraph" w:customStyle="1" w:styleId="PargrafodaLista1">
    <w:name w:val="Parágrafo da Lista1"/>
    <w:basedOn w:val="Normal"/>
    <w:qFormat/>
    <w:pPr>
      <w:spacing w:before="0" w:after="200" w:line="276" w:lineRule="auto"/>
      <w:ind w:left="720"/>
      <w:jc w:val="both"/>
    </w:pPr>
    <w:rPr>
      <w:rFonts w:eastAsia="Lucida Sans Unicode" w:cs="font391"/>
      <w:szCs w:val="22"/>
      <w:lang w:eastAsia="ar-SA"/>
    </w:rPr>
  </w:style>
  <w:style w:type="paragraph" w:customStyle="1" w:styleId="Normal1">
    <w:name w:val="Normal1"/>
    <w:qFormat/>
    <w:pPr>
      <w:suppressAutoHyphens/>
    </w:pPr>
    <w:rPr>
      <w:rFonts w:eastAsia="Calibri" w:cs="Times New Roman"/>
      <w:color w:val="000000"/>
      <w:sz w:val="24"/>
      <w:lang w:eastAsia="ar-SA"/>
    </w:rPr>
  </w:style>
  <w:style w:type="paragraph" w:customStyle="1" w:styleId="EstiloPrimeiralinha02cm">
    <w:name w:val="Estilo Primeira linha:  02 cm"/>
    <w:basedOn w:val="Normal"/>
    <w:qFormat/>
    <w:pPr>
      <w:spacing w:before="0" w:after="0"/>
      <w:ind w:firstLine="1134"/>
      <w:jc w:val="both"/>
    </w:pPr>
    <w:rPr>
      <w:rFonts w:ascii="Arial" w:eastAsia="Times New Roman" w:hAnsi="Arial" w:cs="Arial"/>
      <w:szCs w:val="20"/>
      <w:lang w:eastAsia="ar-SA"/>
    </w:rPr>
  </w:style>
  <w:style w:type="paragraph" w:customStyle="1" w:styleId="Tabela">
    <w:name w:val="Tabela"/>
    <w:basedOn w:val="Corpodetexto"/>
    <w:qFormat/>
    <w:pPr>
      <w:keepNext/>
      <w:keepLines/>
      <w:spacing w:before="40" w:after="40" w:line="240" w:lineRule="auto"/>
      <w:ind w:left="360" w:firstLine="900"/>
    </w:pPr>
    <w:rPr>
      <w:rFonts w:eastAsia="Times New Roman" w:cs="Arial"/>
      <w:bCs/>
      <w:lang w:eastAsia="ar-SA"/>
    </w:rPr>
  </w:style>
  <w:style w:type="paragraph" w:styleId="ndicedeilustraes">
    <w:name w:val="table of figures"/>
    <w:basedOn w:val="Normal"/>
    <w:next w:val="Normal"/>
    <w:qFormat/>
    <w:pPr>
      <w:spacing w:before="0" w:after="0"/>
      <w:jc w:val="both"/>
    </w:pPr>
    <w:rPr>
      <w:rFonts w:eastAsia="Times New Roman" w:cs="Times New Roman"/>
      <w:lang w:eastAsia="ar-SA"/>
    </w:rPr>
  </w:style>
  <w:style w:type="paragraph" w:customStyle="1" w:styleId="Legenda1">
    <w:name w:val="Legenda1"/>
    <w:basedOn w:val="Normal"/>
    <w:next w:val="Normal"/>
    <w:qFormat/>
    <w:pPr>
      <w:spacing w:before="0" w:after="0"/>
      <w:jc w:val="both"/>
    </w:pPr>
    <w:rPr>
      <w:rFonts w:eastAsia="Times New Roman" w:cs="Times New Roman"/>
      <w:b/>
      <w:bCs/>
      <w:sz w:val="20"/>
      <w:szCs w:val="20"/>
      <w:lang w:eastAsia="ar-SA"/>
    </w:rPr>
  </w:style>
  <w:style w:type="paragraph" w:styleId="Remissivo1">
    <w:name w:val="index 1"/>
    <w:basedOn w:val="Normal"/>
    <w:next w:val="Normal"/>
    <w:autoRedefine/>
    <w:qFormat/>
    <w:pPr>
      <w:spacing w:before="0" w:after="0" w:line="240" w:lineRule="auto"/>
      <w:ind w:left="240" w:hanging="240"/>
    </w:pPr>
  </w:style>
  <w:style w:type="paragraph" w:styleId="Textodenotadefim">
    <w:name w:val="endnote text"/>
    <w:basedOn w:val="Normal"/>
    <w:qFormat/>
    <w:pPr>
      <w:spacing w:before="0" w:after="0" w:line="240" w:lineRule="auto"/>
    </w:pPr>
    <w:rPr>
      <w:sz w:val="20"/>
      <w:szCs w:val="20"/>
    </w:rPr>
  </w:style>
  <w:style w:type="paragraph" w:styleId="Pr-formataoHTML">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pt-BR"/>
    </w:rPr>
  </w:style>
  <w:style w:type="paragraph" w:styleId="Recuodecorpodetexto">
    <w:name w:val="Body Text Indent"/>
    <w:basedOn w:val="Normal"/>
    <w:pPr>
      <w:spacing w:after="120"/>
      <w:ind w:left="283"/>
    </w:pPr>
  </w:style>
  <w:style w:type="paragraph" w:styleId="Ttulo">
    <w:name w:val="Title"/>
    <w:basedOn w:val="Normal"/>
    <w:qFormat/>
    <w:pPr>
      <w:spacing w:before="0" w:after="0" w:line="240" w:lineRule="auto"/>
      <w:jc w:val="center"/>
    </w:pPr>
    <w:rPr>
      <w:rFonts w:eastAsia="Times New Roman" w:cs="Times New Roman"/>
      <w:b/>
      <w:szCs w:val="20"/>
      <w:lang w:eastAsia="pt-BR"/>
    </w:rPr>
  </w:style>
  <w:style w:type="paragraph" w:customStyle="1" w:styleId="FrameContents">
    <w:name w:val="Frame Contents"/>
    <w:basedOn w:val="Normal"/>
    <w:qFormat/>
  </w:style>
  <w:style w:type="paragraph" w:customStyle="1" w:styleId="TableContents">
    <w:name w:val="Table Contents"/>
    <w:basedOn w:val="Normal"/>
    <w:qFormat/>
  </w:style>
  <w:style w:type="paragraph" w:styleId="Subttulo">
    <w:name w:val="Subtitle"/>
    <w:basedOn w:val="Heading"/>
    <w:qFormat/>
  </w:style>
  <w:style w:type="paragraph" w:customStyle="1" w:styleId="Quotations">
    <w:name w:val="Quotations"/>
    <w:basedOn w:val="Normal"/>
    <w:qFormat/>
  </w:style>
  <w:style w:type="paragraph" w:styleId="CabealhodoSumrio">
    <w:name w:val="TOC Heading"/>
    <w:basedOn w:val="Ttulo1"/>
    <w:next w:val="Normal"/>
    <w:uiPriority w:val="39"/>
    <w:semiHidden/>
    <w:unhideWhenUsed/>
    <w:qFormat/>
    <w:rsid w:val="00B13450"/>
    <w:pPr>
      <w:suppressAutoHyphens w:val="0"/>
      <w:spacing w:line="276" w:lineRule="auto"/>
    </w:pPr>
    <w:rPr>
      <w:rFonts w:asciiTheme="majorHAnsi" w:eastAsiaTheme="majorEastAsia" w:hAnsiTheme="majorHAnsi" w:cstheme="majorBidi"/>
      <w:color w:val="365F91" w:themeColor="accent1" w:themeShade="BF"/>
      <w:sz w:val="28"/>
      <w:szCs w:val="28"/>
      <w:lang w:eastAsia="pt-BR"/>
    </w:rPr>
  </w:style>
  <w:style w:type="paragraph" w:customStyle="1" w:styleId="Normal-Texto">
    <w:name w:val="Normal - Texto"/>
    <w:basedOn w:val="Normal"/>
    <w:qFormat/>
    <w:pPr>
      <w:spacing w:before="0" w:after="0"/>
      <w:ind w:firstLine="1134"/>
      <w:jc w:val="both"/>
    </w:pPr>
    <w:rPr>
      <w:rFonts w:cs="Times New Roman"/>
    </w:rPr>
  </w:style>
  <w:style w:type="table" w:styleId="Tabelacomgrade">
    <w:name w:val="Table Grid"/>
    <w:basedOn w:val="Tabelanormal"/>
    <w:uiPriority w:val="59"/>
    <w:rsid w:val="00E648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FE1B44"/>
    <w:rPr>
      <w:sz w:val="16"/>
      <w:szCs w:val="16"/>
    </w:rPr>
  </w:style>
  <w:style w:type="paragraph" w:styleId="Textodecomentrio">
    <w:name w:val="annotation text"/>
    <w:basedOn w:val="Normal"/>
    <w:link w:val="TextodecomentrioChar"/>
    <w:uiPriority w:val="99"/>
    <w:semiHidden/>
    <w:unhideWhenUsed/>
    <w:rsid w:val="00FE1B4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E1B44"/>
    <w:rPr>
      <w:color w:val="00000A"/>
      <w:szCs w:val="20"/>
    </w:rPr>
  </w:style>
  <w:style w:type="paragraph" w:styleId="Assuntodocomentrio">
    <w:name w:val="annotation subject"/>
    <w:basedOn w:val="Textodecomentrio"/>
    <w:next w:val="Textodecomentrio"/>
    <w:link w:val="AssuntodocomentrioChar"/>
    <w:uiPriority w:val="99"/>
    <w:semiHidden/>
    <w:unhideWhenUsed/>
    <w:rsid w:val="00FE1B44"/>
    <w:rPr>
      <w:b/>
      <w:bCs/>
    </w:rPr>
  </w:style>
  <w:style w:type="character" w:customStyle="1" w:styleId="AssuntodocomentrioChar">
    <w:name w:val="Assunto do comentário Char"/>
    <w:basedOn w:val="TextodecomentrioChar"/>
    <w:link w:val="Assuntodocomentrio"/>
    <w:uiPriority w:val="99"/>
    <w:semiHidden/>
    <w:rsid w:val="00FE1B44"/>
    <w:rPr>
      <w:b/>
      <w:bCs/>
      <w:color w:val="00000A"/>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pacific-thicket-57678.herokuapp.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pacific-thicket-57678.herokuapp.com/" TargetMode="External"/><Relationship Id="rId42"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BB3BBD-B104-4BF7-9128-BCA1B25BC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9165</Words>
  <Characters>49496</Characters>
  <Application>Microsoft Office Word</Application>
  <DocSecurity>0</DocSecurity>
  <Lines>412</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Christine</dc:creator>
  <cp:lastModifiedBy>Nortti</cp:lastModifiedBy>
  <cp:revision>2</cp:revision>
  <cp:lastPrinted>2015-06-02T23:45:00Z</cp:lastPrinted>
  <dcterms:created xsi:type="dcterms:W3CDTF">2016-10-15T05:40:00Z</dcterms:created>
  <dcterms:modified xsi:type="dcterms:W3CDTF">2016-10-15T05:40:00Z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